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ECA08" w14:textId="0CE6EB41" w:rsidR="007471A9" w:rsidRDefault="001D68B7" w:rsidP="004441B0">
      <w:pPr>
        <w:pStyle w:val="Title"/>
      </w:pPr>
      <w:ins w:id="0" w:author="Gregory Henkes" w:date="2022-05-09T13:51:00Z">
        <w:r>
          <w:t>E</w:t>
        </w:r>
      </w:ins>
      <w:del w:id="1" w:author="Gregory Henkes" w:date="2022-05-09T12:58:00Z">
        <w:r w:rsidR="004441B0" w:rsidDel="00146FA5">
          <w:delText>[the water paper]</w:delText>
        </w:r>
      </w:del>
      <w:ins w:id="2" w:author="Gregory Henkes" w:date="2022-05-09T12:58:00Z">
        <w:r w:rsidR="00146FA5">
          <w:t>vaporative effects on water isotopes in t</w:t>
        </w:r>
      </w:ins>
      <w:ins w:id="3" w:author="Gregory Henkes" w:date="2022-05-09T12:59:00Z">
        <w:r w:rsidR="00146FA5">
          <w:t>he Turkana Basin, Kenya</w:t>
        </w:r>
      </w:ins>
      <w:commentRangeStart w:id="4"/>
      <w:commentRangeEnd w:id="4"/>
      <w:ins w:id="5" w:author="Gregory Henkes" w:date="2022-05-09T13:51:00Z">
        <w:r>
          <w:rPr>
            <w:rStyle w:val="CommentReference"/>
            <w:rFonts w:eastAsia="Calibri" w:cs="Times New Roman"/>
            <w:b w:val="0"/>
            <w:spacing w:val="0"/>
            <w:kern w:val="0"/>
          </w:rPr>
          <w:commentReference w:id="4"/>
        </w:r>
      </w:ins>
    </w:p>
    <w:p w14:paraId="07CEE5A6" w14:textId="2D10506D" w:rsidR="00555A40" w:rsidRDefault="00555A40" w:rsidP="00555A40">
      <w:pPr>
        <w:pStyle w:val="Authors"/>
      </w:pPr>
      <w:r>
        <w:t>M. Saslaw, G. Henkes</w:t>
      </w:r>
      <w:r>
        <w:rPr>
          <w:vertAlign w:val="superscript"/>
        </w:rPr>
        <w:t>1</w:t>
      </w:r>
      <w:r>
        <w:t xml:space="preserve">, </w:t>
      </w:r>
      <w:ins w:id="6" w:author="Gregory Henkes" w:date="2022-05-09T13:46:00Z">
        <w:r w:rsidR="00D739DB">
          <w:t xml:space="preserve">D. Yang, </w:t>
        </w:r>
      </w:ins>
      <w:r>
        <w:t>D. Lee</w:t>
      </w:r>
      <w:r>
        <w:rPr>
          <w:vertAlign w:val="superscript"/>
        </w:rPr>
        <w:t>2</w:t>
      </w:r>
      <w:r>
        <w:t>…</w:t>
      </w:r>
    </w:p>
    <w:p w14:paraId="12074CEC" w14:textId="0E21D0F0" w:rsidR="00555A40" w:rsidRDefault="00555A40" w:rsidP="00555A40">
      <w:pPr>
        <w:pStyle w:val="Affiliation"/>
      </w:pPr>
      <w:r>
        <w:rPr>
          <w:vertAlign w:val="superscript"/>
        </w:rPr>
        <w:t>1</w:t>
      </w:r>
      <w:r>
        <w:t>Stony Brook University</w:t>
      </w:r>
    </w:p>
    <w:p w14:paraId="21675719" w14:textId="7AD0034F" w:rsidR="00555A40" w:rsidRDefault="00555A40" w:rsidP="00555A40">
      <w:pPr>
        <w:pStyle w:val="Affiliation"/>
        <w:rPr>
          <w:ins w:id="7" w:author="Gregory Henkes" w:date="2022-05-09T13:47:00Z"/>
        </w:rPr>
      </w:pPr>
      <w:r>
        <w:rPr>
          <w:vertAlign w:val="superscript"/>
        </w:rPr>
        <w:t>2</w:t>
      </w:r>
      <w:commentRangeStart w:id="8"/>
      <w:r>
        <w:t>University of Michigan</w:t>
      </w:r>
      <w:commentRangeEnd w:id="8"/>
      <w:r w:rsidR="00D739DB">
        <w:rPr>
          <w:rStyle w:val="CommentReference"/>
          <w:rFonts w:eastAsia="Calibri"/>
        </w:rPr>
        <w:commentReference w:id="8"/>
      </w:r>
    </w:p>
    <w:p w14:paraId="191BFA6B" w14:textId="76F00DDC" w:rsidR="00D739DB" w:rsidRDefault="00D739DB" w:rsidP="00555A40">
      <w:pPr>
        <w:pStyle w:val="Affiliation"/>
      </w:pPr>
      <w:ins w:id="9" w:author="Gregory Henkes" w:date="2022-05-09T13:47:00Z">
        <w:r w:rsidRPr="00D739DB">
          <w:rPr>
            <w:vertAlign w:val="superscript"/>
            <w:rPrChange w:id="10" w:author="Gregory Henkes" w:date="2022-05-09T13:47:00Z">
              <w:rPr/>
            </w:rPrChange>
          </w:rPr>
          <w:t>3</w:t>
        </w:r>
        <w:r>
          <w:t>University of Utah</w:t>
        </w:r>
      </w:ins>
    </w:p>
    <w:p w14:paraId="3668EE24" w14:textId="28085D50" w:rsidR="00555A40" w:rsidRDefault="00555A40" w:rsidP="00555A40">
      <w:pPr>
        <w:pStyle w:val="Affiliation"/>
      </w:pPr>
      <w:r>
        <w:t>Corresponding author: Mae Saslaw (</w:t>
      </w:r>
      <w:hyperlink r:id="rId11" w:history="1">
        <w:r w:rsidRPr="00F66449">
          <w:rPr>
            <w:rStyle w:val="Hyperlink"/>
          </w:rPr>
          <w:t>mae.saslaw@stonybrook.edu</w:t>
        </w:r>
      </w:hyperlink>
      <w:r>
        <w:t>)</w:t>
      </w:r>
    </w:p>
    <w:p w14:paraId="0CC960F9" w14:textId="4DECB6EB" w:rsidR="00555A40" w:rsidRDefault="00555A40" w:rsidP="00555A40">
      <w:pPr>
        <w:pStyle w:val="Heading-Main"/>
      </w:pPr>
      <w:r>
        <w:t>Key Points:</w:t>
      </w:r>
    </w:p>
    <w:p w14:paraId="0D323A3A" w14:textId="4C936DAE" w:rsidR="00555A40" w:rsidRDefault="00555A40" w:rsidP="00555A40">
      <w:pPr>
        <w:pStyle w:val="KeyPoints"/>
        <w:numPr>
          <w:ilvl w:val="0"/>
          <w:numId w:val="27"/>
        </w:numPr>
      </w:pPr>
      <w:commentRangeStart w:id="11"/>
      <w:r>
        <w:t xml:space="preserve">New measurements </w:t>
      </w:r>
      <w:r w:rsidR="00CC6055">
        <w:t>enhance the stable isotope hydrology record for the Turkana Basin</w:t>
      </w:r>
    </w:p>
    <w:p w14:paraId="4EE39616" w14:textId="27A209AC" w:rsidR="00CC6055" w:rsidRPr="00555A40" w:rsidRDefault="00CC6055" w:rsidP="00555A40">
      <w:pPr>
        <w:pStyle w:val="KeyPoints"/>
        <w:numPr>
          <w:ilvl w:val="0"/>
          <w:numId w:val="27"/>
        </w:numPr>
      </w:pPr>
      <w:r>
        <w:t>Evaporation modelling provides water balance estimates under arid, closed</w:t>
      </w:r>
      <w:r w:rsidR="009C2269">
        <w:t>-</w:t>
      </w:r>
      <w:r>
        <w:t>basin lake conditions</w:t>
      </w:r>
      <w:commentRangeEnd w:id="11"/>
      <w:r w:rsidR="00D93637">
        <w:rPr>
          <w:rStyle w:val="CommentReference"/>
          <w:rFonts w:eastAsia="Calibri"/>
        </w:rPr>
        <w:commentReference w:id="11"/>
      </w:r>
    </w:p>
    <w:p w14:paraId="7C26705A" w14:textId="5D9BD2CA" w:rsidR="00D204DD" w:rsidRDefault="004441B0" w:rsidP="00555A40">
      <w:pPr>
        <w:pStyle w:val="Heading-Main"/>
      </w:pPr>
      <w:r>
        <w:t>Abstract</w:t>
      </w:r>
    </w:p>
    <w:p w14:paraId="3DF26879" w14:textId="77777777" w:rsidR="00555A40" w:rsidRPr="00A0547C" w:rsidRDefault="00555A40" w:rsidP="00A0547C">
      <w:pPr>
        <w:pStyle w:val="Text"/>
      </w:pPr>
    </w:p>
    <w:p w14:paraId="677FC0A9" w14:textId="6AE6AEC8" w:rsidR="00D204DD" w:rsidRDefault="00D204DD" w:rsidP="00D204DD">
      <w:pPr>
        <w:pStyle w:val="Heading-Main"/>
      </w:pPr>
      <w:r>
        <w:t>Plain Language Summary</w:t>
      </w:r>
    </w:p>
    <w:p w14:paraId="3A978569" w14:textId="6D932CE3" w:rsidR="004441B0" w:rsidRPr="00A0547C" w:rsidRDefault="004441B0" w:rsidP="00A0547C">
      <w:pPr>
        <w:pStyle w:val="Text"/>
      </w:pPr>
    </w:p>
    <w:p w14:paraId="4B066CCA" w14:textId="304FAA78" w:rsidR="004441B0" w:rsidRPr="00D204DD" w:rsidRDefault="00D204DD" w:rsidP="00D204DD">
      <w:pPr>
        <w:pStyle w:val="Heading-Main"/>
      </w:pPr>
      <w:r>
        <w:t xml:space="preserve">1 </w:t>
      </w:r>
      <w:r w:rsidR="004441B0" w:rsidRPr="00D204DD">
        <w:t>Introduction</w:t>
      </w:r>
    </w:p>
    <w:p w14:paraId="625CBAC3" w14:textId="12D5186E" w:rsidR="0096245A" w:rsidRDefault="00432193" w:rsidP="00293A4C">
      <w:pPr>
        <w:pStyle w:val="Text"/>
      </w:pPr>
      <w:r>
        <w:t xml:space="preserve">Lake Turkana is the largest desert lake in the world. It is one of the African Great Lakes, situated in the northern portion of the East African Rift System. Most of the lake lies in Kenya, and the Omo River </w:t>
      </w:r>
      <w:r w:rsidR="00FA1427">
        <w:t>d</w:t>
      </w:r>
      <w:r>
        <w:t>elta at the north end of the lake spans both sides of the border between Kenya and Ethiopia</w:t>
      </w:r>
      <w:r w:rsidR="005F20E8">
        <w:t xml:space="preserve"> (</w:t>
      </w:r>
      <w:r w:rsidR="005F20E8">
        <w:fldChar w:fldCharType="begin"/>
      </w:r>
      <w:r w:rsidR="005F20E8">
        <w:instrText xml:space="preserve"> REF _Ref100660525 \h </w:instrText>
      </w:r>
      <w:r w:rsidR="00293A4C">
        <w:instrText xml:space="preserve"> \* MERGEFORMAT </w:instrText>
      </w:r>
      <w:r w:rsidR="005F20E8">
        <w:fldChar w:fldCharType="separate"/>
      </w:r>
      <w:r w:rsidR="005F20E8">
        <w:t xml:space="preserve">Figure </w:t>
      </w:r>
      <w:r w:rsidR="005F20E8">
        <w:rPr>
          <w:noProof/>
        </w:rPr>
        <w:t>1</w:t>
      </w:r>
      <w:r w:rsidR="005F20E8">
        <w:fldChar w:fldCharType="end"/>
      </w:r>
      <w:r w:rsidR="005F20E8">
        <w:t>)</w:t>
      </w:r>
      <w:r>
        <w:t xml:space="preserve">. </w:t>
      </w:r>
      <w:r w:rsidR="00D442D3">
        <w:t xml:space="preserve">It </w:t>
      </w:r>
      <w:r w:rsidR="00C80423">
        <w:t>is a closed</w:t>
      </w:r>
      <w:r w:rsidR="00B576A2">
        <w:t>-</w:t>
      </w:r>
      <w:r w:rsidR="00C80423">
        <w:t xml:space="preserve">basin </w:t>
      </w:r>
      <w:r w:rsidR="00B576A2">
        <w:t xml:space="preserve">lake </w:t>
      </w:r>
      <w:r w:rsidR="00C80423">
        <w:t>with</w:t>
      </w:r>
      <w:r w:rsidR="00D442D3">
        <w:t xml:space="preserve"> a surface area of </w:t>
      </w:r>
      <w:r w:rsidR="00B576A2">
        <w:t xml:space="preserve">6,405 </w:t>
      </w:r>
      <w:r w:rsidR="00D442D3">
        <w:t>km</w:t>
      </w:r>
      <w:r w:rsidR="00D442D3">
        <w:rPr>
          <w:vertAlign w:val="superscript"/>
        </w:rPr>
        <w:t>2</w:t>
      </w:r>
      <w:r w:rsidR="00D442D3">
        <w:t xml:space="preserve"> and a </w:t>
      </w:r>
      <w:r w:rsidR="00FA1427">
        <w:t>drainage area of 130,860</w:t>
      </w:r>
      <w:r w:rsidR="00D442D3">
        <w:t xml:space="preserve"> </w:t>
      </w:r>
      <w:r w:rsidR="00FA1427" w:rsidRPr="00FA1427">
        <w:t>km</w:t>
      </w:r>
      <w:r w:rsidR="00FA1427" w:rsidRPr="00FA1427">
        <w:rPr>
          <w:vertAlign w:val="superscript"/>
        </w:rPr>
        <w:t>2</w:t>
      </w:r>
      <w:r w:rsidR="00FA1427">
        <w:t>, with most of its catchment in the Omo Basin</w:t>
      </w:r>
      <w:r w:rsidR="00C80423">
        <w:t xml:space="preserve"> and 90% of its input from the Omo River</w:t>
      </w:r>
      <w:r w:rsidR="00FA1427">
        <w:t xml:space="preserve"> </w:t>
      </w:r>
      <w:r w:rsidR="00FA1427">
        <w:fldChar w:fldCharType="begin"/>
      </w:r>
      <w:r w:rsidR="00B576A2">
        <w:instrText xml:space="preserve"> ADDIN ZOTERO_ITEM CSL_CITATION {"citationID":"j9sDdQCk","properties":{"formattedCitation":"(Avery, 2012; Hopson, 1982; Nicholson, 2022)","plainCitation":"(Avery, 2012; Hopson, 1982; Nicholson, 2022)","noteIndex":0},"citationItems":[{"id":6500,"uris":["http://zotero.org/users/4132460/items/GH3RMDYI"],"itemData":{"id":6500,"type":"report","publisher":"University of Oxford African Studies Centre","title":"Lake Turkana &amp; The Lower Omo: Hydrological Impacts of Gibe III &amp; Lower Omo Irrigation Development","URL":"https://www.africanstudies.ox.ac.uk/research-projects/lake-turkana-and-the-lower-omo-hydrological-impacts-of-major-dam-and-irrigation-de","author":[{"family":"Avery","given":"Sean"}],"issued":{"date-parts":[["2012",10]]}}},{"id":4211,"uris":["http://zotero.org/users/4132460/items/YZDFKH9I"],"itemData":{"id":4211,"type":"report","event-place":"London","page":"382","publisher":"Government of Kenya and The Ministry of Overseas Development","publisher-place":"London","source":"Zotero","title":"Lake Turkana: a report on the findings of the Lake Turkana project, 1972-1975","author":[{"family":"Hopson","given":"A J"}],"issued":{"date-parts":[["1982"]]}}},{"id":6250,"uris":["http://zotero.org/users/4132460/items/SF4S6XHD"],"itemData":{"id":6250,"type":"article-journal","abstract":"This article examines rainfall over 27 lakes in eastern Africa and compares this to rainfall over the lakes' catchments or surrounding regions, using the TRMM 3B43 and 3B42 satellite rainfall products. A comparison is made for annual rainfall and for rainfall in each month. The diurnal cycle of rainfall is also examined over the lakes and over the catchments/surrounding regions. It is shown that rainfall is enhanced over nearly all lakes and in all months. Contrasts between over-lake and catchment rainfall are greatest at night and during the dry months. For the smaller lakes the enhancement is apparent in both nocturnal and daytime rainfall. Over the largest lakes (Victoria, Tanganyika, Malawi) a single rainfall maximum occurs at night and rainfall is generally lower over the lake than over the catchment during the day. The majority of the other lakes have a bimodal rainfall maximum, with a strong peak between 03 and 09 LST and a second peak most generally at 18 LST. The daytime maximum over the lakes might represent a drift of land systems over the lake, but humidity over the lake appears to play a role as well. Except for the large lakes, there is strong uniformity in the times of maximum and minimum rainfall (18 LST and 12 LST, respectively) over both the lakes and the catchments. Nocturnal rainfall is common over both the lakes and the catchments. Nocturnal rainfall over the land might be a drift of the systems generated over the lakes.","container-title":"Journal of Great Lakes Research","DOI":"10.1016/j.jglr.2021.12.004","ISSN":"0380-1330","journalAbbreviation":"Journal of Great Lakes Research","language":"en","source":"ScienceDirect","title":"Lake-effect rainfall over Africa’s great lakes and other lakes in the rift valleys","URL":"https://www.sciencedirect.com/science/article/pii/S0380133021002902","author":[{"family":"Nicholson","given":"Sharon E."}],"accessed":{"date-parts":[["2022",1,11]]},"issued":{"date-parts":[["2022",1,6]]}}}],"schema":"https://github.com/citation-style-language/schema/raw/master/csl-citation.json"} </w:instrText>
      </w:r>
      <w:r w:rsidR="00FA1427">
        <w:fldChar w:fldCharType="separate"/>
      </w:r>
      <w:r w:rsidR="00B576A2">
        <w:rPr>
          <w:noProof/>
        </w:rPr>
        <w:t>(Avery, 2012; Hopson, 1982; Nicholson, 2022)</w:t>
      </w:r>
      <w:r w:rsidR="00FA1427">
        <w:fldChar w:fldCharType="end"/>
      </w:r>
      <w:r w:rsidR="00C80423">
        <w:t>.</w:t>
      </w:r>
      <w:r w:rsidR="00FA1427">
        <w:t xml:space="preserve"> </w:t>
      </w:r>
      <w:r w:rsidR="003569D6" w:rsidRPr="00FA1427">
        <w:t>Mean</w:t>
      </w:r>
      <w:r w:rsidR="003569D6">
        <w:t xml:space="preserve"> annual </w:t>
      </w:r>
      <w:r w:rsidR="00A65237">
        <w:t xml:space="preserve">air temperatures in the Turkana Basin are among the hottest on the planet, around </w:t>
      </w:r>
      <w:r w:rsidR="00B576A2">
        <w:t>30</w:t>
      </w:r>
      <w:r w:rsidR="00D442D3">
        <w:t xml:space="preserve"> </w:t>
      </w:r>
      <w:r w:rsidR="00A65237">
        <w:t>°C</w:t>
      </w:r>
      <w:r w:rsidR="00F85DC9">
        <w:t xml:space="preserve">, and lake surface temperatures are </w:t>
      </w:r>
      <w:r w:rsidR="002D70CF">
        <w:t>~</w:t>
      </w:r>
      <w:r w:rsidR="00F85DC9">
        <w:t xml:space="preserve"> 3.5 °C lower</w:t>
      </w:r>
      <w:r w:rsidR="00D442D3">
        <w:t xml:space="preserve"> </w:t>
      </w:r>
      <w:r w:rsidR="00D442D3">
        <w:fldChar w:fldCharType="begin"/>
      </w:r>
      <w:r w:rsidR="00F85DC9">
        <w:instrText xml:space="preserve"> ADDIN ZOTERO_ITEM CSL_CITATION {"citationID":"k2dQw3DA","properties":{"formattedCitation":"(Morrissey et al., 2017; Passey et al., 2010; Yost et al., 2021)","plainCitation":"(Morrissey et al., 2017; Passey et al., 2010; Yost et al., 2021)","noteIndex":0},"citationItems":[{"id":6556,"uris":["http://zotero.org/users/4132460/items/ZWZ3Y6YQ"],"itemData":{"id":6556,"type":"article-journal","container-title":"Journal of Paleolimnology","DOI":"10.1007/s10933-016-9939-6","ISSN":"0921-2728, 1573-0417","issue":"1","journalAbbreviation":"J Paleolimnol","language":"en","page":"103-117","source":"DOI.org (Crossref)","title":"Late Quaternary TEX86 paleotemperatures from the world’s largest desert lake, Lake Turkana, Kenya","URL":"http://link.springer.com/10.1007/s10933-016-9939-6","volume":"59","author":[{"family":"Morrissey","given":"Amy"},{"family":"Scholz","given":"Christopher A."},{"family":"Russell","given":"James M."}],"accessed":{"date-parts":[["2022",5,2]]},"issued":{"date-parts":[["2017"]]}}},{"id":955,"uris":["http://zotero.org/users/4132460/items/YZN4TLYS"],"itemData":{"id":955,"type":"article-journal","container-title":"Proceedings of the National Academy of Sciences","DOI":"10.1073/pnas.1001824107","ISSN":"0027-8424, 1091-6490","issue":"25","language":"en","page":"11245-11249","source":"Crossref","title":"High-temperature environments of human evolution in East Africa based on bond ordering in paleosol carbonates","URL":"http://www.pnas.org/cgi/doi/10.1073/pnas.1001824107","volume":"107","author":[{"family":"Passey","given":"B. H."},{"family":"Levin","given":"N. E."},{"family":"Cerling","given":"T. E."},{"family":"Brown","given":"F. H."},{"family":"Eiler","given":"J. M."}],"accessed":{"date-parts":[["2019",3,10]]},"issued":{"date-parts":[["2010",6,22]]}}},{"id":5948,"uris":["http://zotero.org/users/4132460/items/7HQUFHUU"],"itemData":{"id":5948,"type":"article-journal","abstract":"The Turkana Basin in northern Kenya and southern Ethiopia has yielded hundreds of hominin fossils and is among the most important localities in the world for studying human origins. High-resolution climate and vegetation reconstructions from this region can elucidate potential linkages between hominin evolution and environmental change. Microcharcoal and phytoliths were examined from a 216 m (1.87 to 1.38 Ma) drill core (WTK13), which targeted paleo-Lake Lorenyang sediments from the Nachukui Formation of the Turkana Basin. A total of 287 samples were analyzed at ~32 to 96 cm intervals, providing millennial-scale temporal resolution. To better understand how basin sediments record fire and vegetation from the watershed, the paleorecord was compared with nine modern sediment samples collected from Lake Turkana along a transect of increasing distance from the 1978–1979 shoreline. This included vegetation surveys and phytolith production data for species from areas proximal to the basin. We found that phytolith and microcharcoal concentrations decreased predictably moving off shore. However, phytoliths from plants sourced in the Ethiopian Highlands increased moving off shore, likely the result of increased exposure to the Omo River sediment plume. In our down-core study, microcharcoal was well-preserved but phytolith preservation was poor below ~60 m (~1.50 Ma). Spectral analysis revealed that microcharcoal often varied at precessional (~21 kyr) periodicities, and through a correlation with </w:instrText>
      </w:r>
      <w:r w:rsidR="00F85DC9">
        <w:rPr>
          <w:rFonts w:ascii="Cambria Math" w:hAnsi="Cambria Math" w:cs="Cambria Math"/>
        </w:rPr>
        <w:instrText>𝛿</w:instrText>
      </w:r>
      <w:r w:rsidR="00F85DC9">
        <w:instrText xml:space="preserve">Dwax, linked orbitally forced peaks in precipitation with elevated fire on the landscape. Phytoliths revealed that alternating mesic C4 versus xeric C4 grass dominance likely varied at precessional periodicities as well, but that grass community composition was also mediated by basin geometry. Two high eccentricity intervals of particularly high amplitude and abrupt environmental change were centered at ~1.72 and 1.50 Ma, with the intervening period experiencing high fire variability. With the switch from lacustrine to fluvial-deltaic deposition at the core site by 1.5 Ma, mesic C4 grasses dominated and fire activity was high. This upper interval correlated to the time interval from which Nariokotome Boy (Homo erectus/ergaster) was discovered 3 km east of our drill site. Phytoliths indicated a seasonally wet and open landscape dominated by xeric C4 grasses, sedges, and other herbaceous plants.","container-title":"Frontiers in Earth Science","DOI":"10.3389/feart.2021.568646","ISSN":"2296-6463","journalAbbreviation":"Front. Earth Sci.","language":"English","note":"publisher: Frontiers","source":"Frontiers","title":"Orbital Influence on Precipitation, Fire, and Grass Community Composition From 1.87 to 1.38 Ma in the Turkana Basin, Kenya","URL":"https://www.frontiersin.org/articles/10.3389/feart.2021.568646/full","volume":"0","author":[{"family":"Yost","given":"Chad L."},{"family":"Lupien","given":"Rachel L."},{"family":"Beck","given":"Catherine"},{"family":"Feibel","given":"Craig S."},{"family":"Archer","given":"Steven R."},{"family":"Cohen","given":"Andrew S."}],"accessed":{"date-parts":[["2021",7,29]]},"issued":{"date-parts":[["2021"]]}}}],"schema":"https://github.com/citation-style-language/schema/raw/master/csl-citation.json"} </w:instrText>
      </w:r>
      <w:r w:rsidR="00D442D3">
        <w:fldChar w:fldCharType="separate"/>
      </w:r>
      <w:r w:rsidR="00F85DC9">
        <w:rPr>
          <w:noProof/>
        </w:rPr>
        <w:t>(Morrissey et al., 2017; Passey et al., 2010; Yost et al., 2021)</w:t>
      </w:r>
      <w:r w:rsidR="00D442D3">
        <w:fldChar w:fldCharType="end"/>
      </w:r>
      <w:r w:rsidR="00D442D3">
        <w:t xml:space="preserve">. </w:t>
      </w:r>
      <w:r w:rsidR="003943EF" w:rsidRPr="002A0F6F">
        <w:t>Mean annual precipitation</w:t>
      </w:r>
      <w:r w:rsidR="002A0F6F">
        <w:t xml:space="preserve"> (MAP)</w:t>
      </w:r>
      <w:r w:rsidR="003943EF" w:rsidRPr="002A0F6F">
        <w:t xml:space="preserve"> </w:t>
      </w:r>
      <w:r w:rsidR="002A0F6F">
        <w:t xml:space="preserve">in the basin is </w:t>
      </w:r>
      <w:r w:rsidR="002D70CF">
        <w:t xml:space="preserve">~ 200 mm/year and </w:t>
      </w:r>
      <w:r w:rsidR="00176A20">
        <w:t xml:space="preserve">falls mostly in the boreal spring and autumn </w:t>
      </w:r>
      <w:r w:rsidR="00176A20">
        <w:fldChar w:fldCharType="begin"/>
      </w:r>
      <w:r w:rsidR="00176A20">
        <w:instrText xml:space="preserve"> ADDIN ZOTERO_ITEM CSL_CITATION {"citationID":"bBs6aZNE","properties":{"formattedCitation":"(Nicholson, 1996)","plainCitation":"(Nicholson, 1996)","noteIndex":0},"citationItems":[{"id":6563,"uris":["http://zotero.org/users/4132460/items/ULGEQG5X"],"itemData":{"id":6563,"type":"chapter","container-title":"The Limnology, Climatology and Paleoclimatology of the East African Lakes","ISBN":"978-0-203-74897-8","language":"en","note":"DOI: 10.1201/9780203748978","publisher":"Taylor &amp; Francis Group","source":"DOI.org (Crossref)","title":"A Review of Climate Dynamics and Climate Variability in Eastern Africa","URL":"https://www.taylorfrancis.com/books/9781351435321","author":[{"family":"Nicholson","given":"Sharon E."}],"editor":[{"family":"Johnson","given":"Thomas C."},{"family":"Odada","given":"Eric O."},{"family":"Whittaker","given":"Katherine T."}],"accessed":{"date-parts":[["2020",9,17]]},"issued":{"date-parts":[["1996"]]}}}],"schema":"https://github.com/citation-style-language/schema/raw/master/csl-citation.json"} </w:instrText>
      </w:r>
      <w:r w:rsidR="00176A20">
        <w:fldChar w:fldCharType="separate"/>
      </w:r>
      <w:r w:rsidR="00176A20">
        <w:rPr>
          <w:noProof/>
        </w:rPr>
        <w:t>(Nicholson, 1996)</w:t>
      </w:r>
      <w:r w:rsidR="00176A20">
        <w:fldChar w:fldCharType="end"/>
      </w:r>
      <w:r w:rsidR="00176A20">
        <w:t>.</w:t>
      </w:r>
      <w:r w:rsidR="003943EF">
        <w:t xml:space="preserve"> In these extreme conditions, Lake Turkana provides </w:t>
      </w:r>
      <w:r w:rsidR="0096245A">
        <w:t xml:space="preserve">food and water for communities on the lakeshore and </w:t>
      </w:r>
      <w:r w:rsidR="002A0F6F">
        <w:t xml:space="preserve">surrounding areas. The estimated population of the Turkana region is approximately one million people, whose livelihoods are based on pastoralism, fishing, and, to a lesser extent, crop farming </w:t>
      </w:r>
      <w:r w:rsidR="002A0F6F">
        <w:fldChar w:fldCharType="begin"/>
      </w:r>
      <w:r w:rsidR="00670445">
        <w:instrText xml:space="preserve"> ADDIN ZOTERO_ITEM CSL_CITATION {"citationID":"IBxcvZeT","properties":{"formattedCitation":"(Avery, 2014, p. 20)","plainCitation":"(Avery, 2014, p. 20)","dontUpdate":true,"noteIndex":0},"citationItems":[{"id":6485,"uris":["http://zotero.org/users/4132460/items/YVFRLCEA"],"itemData":{"id":6485,"type":"article-magazine","container-title":"Swara Magazine","page":"24-30","title":"What Future for Lake Turkana and Its Wildlife?","URL":"https://archive.internationalrivers.org/sites/default/files/attached-files/avery_swara.pdf","author":[{"family":"Avery","given":"Sean"}],"issued":{"date-parts":[["2014",3]]}},"locator":"20"}],"schema":"https://github.com/citation-style-language/schema/raw/master/csl-citation.json"} </w:instrText>
      </w:r>
      <w:r w:rsidR="002A0F6F">
        <w:fldChar w:fldCharType="separate"/>
      </w:r>
      <w:r w:rsidR="002A0F6F">
        <w:rPr>
          <w:noProof/>
        </w:rPr>
        <w:t>(Avery, 2014)</w:t>
      </w:r>
      <w:r w:rsidR="002A0F6F">
        <w:fldChar w:fldCharType="end"/>
      </w:r>
      <w:r w:rsidR="002A0F6F">
        <w:t>.</w:t>
      </w:r>
    </w:p>
    <w:p w14:paraId="08DCF093" w14:textId="77777777" w:rsidR="009D4B8A" w:rsidRDefault="00794A95" w:rsidP="009D4B8A">
      <w:pPr>
        <w:pStyle w:val="BodyText"/>
        <w:keepNext/>
      </w:pPr>
      <w:r>
        <w:rPr>
          <w:noProof/>
        </w:rPr>
        <w:lastRenderedPageBreak/>
        <w:drawing>
          <wp:inline distT="0" distB="0" distL="0" distR="0" wp14:anchorId="3D2DB5EE" wp14:editId="43296CF3">
            <wp:extent cx="5360035" cy="5368290"/>
            <wp:effectExtent l="0" t="0" r="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0035" cy="5368290"/>
                    </a:xfrm>
                    <a:prstGeom prst="rect">
                      <a:avLst/>
                    </a:prstGeom>
                  </pic:spPr>
                </pic:pic>
              </a:graphicData>
            </a:graphic>
          </wp:inline>
        </w:drawing>
      </w:r>
    </w:p>
    <w:p w14:paraId="22D148F3" w14:textId="4CA2E441" w:rsidR="00AB7635" w:rsidRPr="009D4B8A" w:rsidRDefault="009D4B8A" w:rsidP="009D4B8A">
      <w:pPr>
        <w:pStyle w:val="FigureorTableCaption"/>
      </w:pPr>
      <w:commentRangeStart w:id="12"/>
      <w:r w:rsidRPr="009D4B8A">
        <w:rPr>
          <w:b/>
          <w:bCs/>
        </w:rPr>
        <w:t xml:space="preserve">Figure </w:t>
      </w:r>
      <w:r w:rsidRPr="009D4B8A">
        <w:rPr>
          <w:b/>
          <w:bCs/>
        </w:rPr>
        <w:fldChar w:fldCharType="begin"/>
      </w:r>
      <w:r w:rsidRPr="009D4B8A">
        <w:rPr>
          <w:b/>
          <w:bCs/>
        </w:rPr>
        <w:instrText xml:space="preserve"> SEQ Figure \* ARABIC </w:instrText>
      </w:r>
      <w:r w:rsidRPr="009D4B8A">
        <w:rPr>
          <w:b/>
          <w:bCs/>
        </w:rPr>
        <w:fldChar w:fldCharType="separate"/>
      </w:r>
      <w:r w:rsidR="00473FDC">
        <w:rPr>
          <w:b/>
          <w:bCs/>
          <w:noProof/>
        </w:rPr>
        <w:t>1</w:t>
      </w:r>
      <w:r w:rsidRPr="009D4B8A">
        <w:rPr>
          <w:b/>
          <w:bCs/>
        </w:rPr>
        <w:fldChar w:fldCharType="end"/>
      </w:r>
      <w:r w:rsidRPr="009D4B8A">
        <w:rPr>
          <w:b/>
          <w:bCs/>
        </w:rPr>
        <w:t>.</w:t>
      </w:r>
      <w:r w:rsidRPr="009D4B8A">
        <w:t xml:space="preserve"> </w:t>
      </w:r>
      <w:commentRangeEnd w:id="12"/>
      <w:r w:rsidR="008112AF">
        <w:rPr>
          <w:rStyle w:val="CommentReference"/>
          <w:rFonts w:eastAsia="Calibri"/>
          <w:kern w:val="0"/>
        </w:rPr>
        <w:commentReference w:id="12"/>
      </w:r>
      <w:r w:rsidRPr="009D4B8A">
        <w:t>Sample location map for waters collected in the Turkana Basin</w:t>
      </w:r>
      <w:ins w:id="13" w:author="Gregory Henkes" w:date="2022-05-09T13:01:00Z">
        <w:r w:rsidR="008112AF">
          <w:t xml:space="preserve"> from</w:t>
        </w:r>
      </w:ins>
      <w:del w:id="14" w:author="Gregory Henkes" w:date="2022-05-09T13:01:00Z">
        <w:r w:rsidRPr="009D4B8A" w:rsidDel="008112AF">
          <w:delText>,</w:delText>
        </w:r>
      </w:del>
      <w:r w:rsidRPr="009D4B8A">
        <w:t xml:space="preserve"> 2016</w:t>
      </w:r>
      <w:ins w:id="15" w:author="Gregory Henkes" w:date="2022-05-09T13:01:00Z">
        <w:r w:rsidR="008112AF">
          <w:t xml:space="preserve"> to </w:t>
        </w:r>
      </w:ins>
      <w:del w:id="16" w:author="Gregory Henkes" w:date="2022-05-09T13:01:00Z">
        <w:r w:rsidRPr="009D4B8A" w:rsidDel="008112AF">
          <w:delText>–</w:delText>
        </w:r>
      </w:del>
      <w:r w:rsidRPr="009D4B8A">
        <w:t>2021</w:t>
      </w:r>
      <w:ins w:id="17" w:author="Gregory Henkes" w:date="2022-05-09T13:01:00Z">
        <w:r w:rsidR="008112AF">
          <w:t xml:space="preserve">. </w:t>
        </w:r>
      </w:ins>
    </w:p>
    <w:p w14:paraId="5320E546" w14:textId="4A68B22E" w:rsidR="004441B0" w:rsidRDefault="00D204DD" w:rsidP="00D204DD">
      <w:pPr>
        <w:pStyle w:val="Heading-Main"/>
      </w:pPr>
      <w:r>
        <w:t xml:space="preserve">2 Materials and </w:t>
      </w:r>
      <w:r w:rsidR="004441B0">
        <w:t>Methods</w:t>
      </w:r>
    </w:p>
    <w:p w14:paraId="2CFE5871" w14:textId="68E6D6AF" w:rsidR="00214D91" w:rsidRPr="00214D91" w:rsidRDefault="00214D91" w:rsidP="00214D91">
      <w:pPr>
        <w:pStyle w:val="Text"/>
      </w:pPr>
      <w:r w:rsidRPr="00214D91">
        <w:t xml:space="preserve">Waters analyzed in this study were collected between September 2016 and January 2020 by the authors and collaborators working </w:t>
      </w:r>
      <w:ins w:id="18" w:author="Gregory Henkes" w:date="2022-05-09T13:12:00Z">
        <w:r w:rsidR="002424F3">
          <w:t>at</w:t>
        </w:r>
      </w:ins>
      <w:del w:id="19" w:author="Gregory Henkes" w:date="2022-05-09T13:12:00Z">
        <w:r w:rsidRPr="00214D91" w:rsidDel="002424F3">
          <w:delText>with</w:delText>
        </w:r>
      </w:del>
      <w:r w:rsidRPr="00214D91">
        <w:t xml:space="preserve"> the Turkana Basin Institute (TBI)</w:t>
      </w:r>
      <w:ins w:id="20" w:author="Gregory Henkes" w:date="2022-05-09T13:12:00Z">
        <w:r w:rsidR="002424F3">
          <w:t xml:space="preserve"> </w:t>
        </w:r>
        <w:commentRangeStart w:id="21"/>
        <w:proofErr w:type="spellStart"/>
        <w:r w:rsidR="002424F3">
          <w:t>Turkwel</w:t>
        </w:r>
        <w:proofErr w:type="spellEnd"/>
        <w:r w:rsidR="002424F3">
          <w:t xml:space="preserve"> and </w:t>
        </w:r>
        <w:proofErr w:type="spellStart"/>
        <w:r w:rsidR="002424F3">
          <w:t>Ileret</w:t>
        </w:r>
        <w:proofErr w:type="spellEnd"/>
        <w:r w:rsidR="002424F3">
          <w:t xml:space="preserve"> field stations</w:t>
        </w:r>
      </w:ins>
      <w:commentRangeEnd w:id="21"/>
      <w:ins w:id="22" w:author="Gregory Henkes" w:date="2022-05-09T13:13:00Z">
        <w:r w:rsidR="002424F3">
          <w:rPr>
            <w:rStyle w:val="CommentReference"/>
            <w:rFonts w:eastAsia="Calibri"/>
          </w:rPr>
          <w:commentReference w:id="21"/>
        </w:r>
      </w:ins>
      <w:r w:rsidRPr="00214D91">
        <w:t>. Kale Beach, our most frequently visited Lake Turkana water sampling site, is a section of lake shore approximately 35 km south of the Omo River delta. All lake samples from Kale Beach and other sites were taken near shore, in areas where lake depth ranged from 1–2 m</w:t>
      </w:r>
      <w:ins w:id="23" w:author="Gregory Henkes" w:date="2022-05-09T13:16:00Z">
        <w:r w:rsidR="002542D0">
          <w:t xml:space="preserve"> and within or just beyond the sho</w:t>
        </w:r>
      </w:ins>
      <w:ins w:id="24" w:author="Gregory Henkes" w:date="2022-05-09T13:17:00Z">
        <w:r w:rsidR="002542D0">
          <w:t>re wave zone</w:t>
        </w:r>
      </w:ins>
      <w:r w:rsidRPr="00214D91">
        <w:t>. River water samples from the Turkwel River were collected close to the river’s center line, where flow was moderate</w:t>
      </w:r>
      <w:r w:rsidR="00A844EA">
        <w:t>,</w:t>
      </w:r>
      <w:r w:rsidRPr="00214D91">
        <w:t xml:space="preserve"> and water was at least 0.5 m deep. The Omo River was sampled from the shore under low-flow, sediment-rich water conditions. Precipitation was collected intermittently, as rainfall sufficient to yield a ~2 mL sample is infrequent. Available containers for rainwater were checked and emptied into vials immediately after rainfall ceased in order to minimize surface evaporation</w:t>
      </w:r>
      <w:ins w:id="25" w:author="Gregory Henkes" w:date="2022-05-09T13:17:00Z">
        <w:r w:rsidR="002542D0">
          <w:t xml:space="preserve"> from the collectors</w:t>
        </w:r>
      </w:ins>
      <w:r w:rsidRPr="00214D91">
        <w:t>. Two of the precipitation samples were stored overnight in a vial that was loosely sealed</w:t>
      </w:r>
      <w:ins w:id="26" w:author="Gregory Henkes" w:date="2022-05-09T13:18:00Z">
        <w:r w:rsidR="002542D0">
          <w:t xml:space="preserve"> </w:t>
        </w:r>
        <w:commentRangeStart w:id="27"/>
        <w:r w:rsidR="002542D0">
          <w:t>()</w:t>
        </w:r>
        <w:commentRangeEnd w:id="27"/>
        <w:r w:rsidR="002542D0">
          <w:rPr>
            <w:rStyle w:val="CommentReference"/>
            <w:rFonts w:eastAsia="Calibri"/>
          </w:rPr>
          <w:commentReference w:id="27"/>
        </w:r>
      </w:ins>
      <w:r w:rsidRPr="00214D91">
        <w:t xml:space="preserve">; when </w:t>
      </w:r>
      <w:r w:rsidRPr="00214D91">
        <w:lastRenderedPageBreak/>
        <w:t xml:space="preserve">analyzed, these samples were shown to have abnormally low δD values, and thus have been excluded from the discussion due to inconsistent preparation </w:t>
      </w:r>
      <w:commentRangeStart w:id="28"/>
      <w:r w:rsidRPr="00214D91">
        <w:t>and evident isotopic exchange with air in the collection vial.</w:t>
      </w:r>
      <w:commentRangeEnd w:id="28"/>
      <w:r w:rsidR="00F93071">
        <w:rPr>
          <w:rStyle w:val="CommentReference"/>
          <w:rFonts w:eastAsia="Calibri"/>
        </w:rPr>
        <w:commentReference w:id="28"/>
      </w:r>
      <w:r w:rsidRPr="00214D91">
        <w:t xml:space="preserve"> Some precipitation samples were collected from the roof gutters at TBI-Ileret and TBI-Turkwel, or from an access point where rainwater flows from the roof into the building cisterns. This style of collection implies that building roofs were saturated with rainwater, which is only possible during a</w:t>
      </w:r>
      <w:del w:id="29" w:author="Gregory Henkes" w:date="2022-05-09T13:20:00Z">
        <w:r w:rsidRPr="00214D91" w:rsidDel="00F93071">
          <w:delText xml:space="preserve"> relatively</w:delText>
        </w:r>
      </w:del>
      <w:r w:rsidRPr="00214D91">
        <w:t xml:space="preserve"> heavy rain event.  </w:t>
      </w:r>
    </w:p>
    <w:p w14:paraId="3493B3B4" w14:textId="3A2D16D7" w:rsidR="00214D91" w:rsidRPr="00214D91" w:rsidRDefault="00214D91" w:rsidP="00214D91">
      <w:pPr>
        <w:pStyle w:val="Text"/>
      </w:pPr>
      <w:r w:rsidRPr="00214D91">
        <w:t xml:space="preserve">With exception of the aforementioned precipitation samples, water samples were collected using 5 ml plastic syringes and filtered through 0.45 </w:t>
      </w:r>
      <w:r w:rsidR="000E51A0">
        <w:rPr>
          <w:lang w:val="el-GR"/>
        </w:rPr>
        <w:t>μ</w:t>
      </w:r>
      <w:r w:rsidR="000E51A0">
        <w:t xml:space="preserve">m </w:t>
      </w:r>
      <w:r w:rsidRPr="00214D91">
        <w:t>PTFE filters into 2 mL glass vials with plastic displacement caps for transport and storage. Vials were sealed in individual Whirl-</w:t>
      </w:r>
      <w:proofErr w:type="spellStart"/>
      <w:r w:rsidRPr="00214D91">
        <w:t>pak</w:t>
      </w:r>
      <w:proofErr w:type="spellEnd"/>
      <w:r w:rsidRPr="00214D91">
        <w:t xml:space="preserve"> bags to prevent evaporation or water loss during transport, which was replaced by parafilm upon return to the laboratory. Some samples, noted in Table S1, were not filtered in the field but contained no visible algal growth or sediment (suspended or settled). These were filtered in the laboratory before isotopic analysis.</w:t>
      </w:r>
    </w:p>
    <w:p w14:paraId="2161D343" w14:textId="6B4C80AD" w:rsidR="00214D91" w:rsidRPr="00214D91" w:rsidRDefault="00214D91" w:rsidP="00214D91">
      <w:pPr>
        <w:pStyle w:val="Text"/>
      </w:pPr>
      <w:r w:rsidRPr="00214D91">
        <w:t xml:space="preserve">Stable isotope ratios of oxygen and hydrogen in the filtered waters were measured </w:t>
      </w:r>
      <w:r>
        <w:t xml:space="preserve">in three facilities. Samples collected in 2016 were </w:t>
      </w:r>
      <w:r w:rsidRPr="00214D91">
        <w:t>measured by TC/EA-IRMS at the Boston University Stable Isotope Laboratory in early 2017.</w:t>
      </w:r>
      <w:r>
        <w:t xml:space="preserve"> Samples collected from 2017</w:t>
      </w:r>
      <w:r>
        <w:softHyphen/>
        <w:t xml:space="preserve">–2020 were measured </w:t>
      </w:r>
      <w:r w:rsidRPr="00214D91">
        <w:t>on a Picarro 2130i cavity ring down laser spectroscopy (CRDS) analyzer coupled to a vaporization module and Picarro autosampler in the University at Buffalo Organic and Stable Isotope Laboratory. Data was corrected using Picarro post run corrections and in-house standards according to </w:t>
      </w:r>
      <w:r w:rsidRPr="00214D91">
        <w:fldChar w:fldCharType="begin"/>
      </w:r>
      <w:r w:rsidR="00A844EA">
        <w:instrText xml:space="preserve"> ADDIN ZOTERO_ITEM CSL_CITATION {"citationID":"wwtzjk0D","properties":{"formattedCitation":"(van Geldern &amp; Barth, 2012)","plainCitation":"(van Geldern &amp; Barth, 2012)","dontUpdate":true,"noteIndex":0},"citationItems":[{"id":5950,"uris":["http://zotero.org/users/4132460/items/EV8U9WTG"],"itemData":{"id":5950,"type":"article-journal","abstract":"Light stable isotope analyses of hydrogen (2H/1H) and oxygen (18O/16O) of water are used in many terrestrial and marine aquatic studies. The advantage of using stable isotope ratios is that water molecules serve as ubiquitous and already present natural tracers. Within recent years, these analyses have been revolutionized by the development of new isotope ratio laser spectroscopy (IRIS) systems that are cheaper, more robust, and mobile compared with traditional isotope ratio mass spectrometry (IRMS). Although easier to operate, laser systems also need thorough calibration with international reference materials, and raw data need correction for analytical effects (i.e., memory and drift). This study presents modifications to the hardware for liquid water injection, an optimized sequence layout and a simple post-run correction procedure. These protocols will maximize precision, accuracy, and sample throughput via an efficient memory correction. The number of injections per unknown sample can be reduced to 4 or less. This procedure meets the demands of faster throughput with reduced costs per analysis. Procedures presented here are based on real analyses. They were also verified by an international proficiency test and traditional IRMS techniques.","container-title":"Limnology and Oceanography: Methods","DOI":"10.4319/lom.2012.10.1024","ISSN":"1541-5856","issue":"12","language":"en","note":"_eprint: https://aslopubs.onlinelibrary.wiley.com/doi/pdf/10.4319/lom.2012.10.1024","page":"1024-1036","source":"Wiley Online Library","title":"Optimization of instrument setup and post-run corrections for oxygen and hydrogen stable isotope measurements of water by isotope ratio infrared spectroscopy (IRIS)","URL":"https://aslopubs.onlinelibrary.wiley.com/doi/abs/10.4319/lom.2012.10.1024","volume":"10","author":[{"family":"Geldern","given":"Robert","non-dropping-particle":"van"},{"family":"Barth","given":"Johannes A. C."}],"accessed":{"date-parts":[["2021",8,2]]},"issued":{"date-parts":[["2012"]]}}}],"schema":"https://github.com/citation-style-language/schema/raw/master/csl-citation.json"} </w:instrText>
      </w:r>
      <w:r w:rsidRPr="00214D91">
        <w:fldChar w:fldCharType="separate"/>
      </w:r>
      <w:r w:rsidRPr="00214D91">
        <w:t>van Geldern &amp; Barth (2012)</w:t>
      </w:r>
      <w:r w:rsidRPr="00214D91">
        <w:fldChar w:fldCharType="end"/>
      </w:r>
      <w:r w:rsidRPr="00214D91">
        <w:t xml:space="preserve">. </w:t>
      </w:r>
      <w:r w:rsidR="00A844EA">
        <w:t xml:space="preserve">Samples collected in 2021 were measured </w:t>
      </w:r>
      <w:r w:rsidR="000431F0">
        <w:t xml:space="preserve">at </w:t>
      </w:r>
      <w:r w:rsidR="00A844EA">
        <w:t xml:space="preserve">the University of Michigan </w:t>
      </w:r>
      <w:r w:rsidR="00B30752">
        <w:t xml:space="preserve">Climate Change Research Group </w:t>
      </w:r>
      <w:r w:rsidR="000431F0">
        <w:t xml:space="preserve">on a similar </w:t>
      </w:r>
      <w:proofErr w:type="spellStart"/>
      <w:r w:rsidR="000431F0">
        <w:t>Picarro</w:t>
      </w:r>
      <w:proofErr w:type="spellEnd"/>
      <w:r w:rsidR="000431F0">
        <w:t xml:space="preserve"> 2130i </w:t>
      </w:r>
      <w:commentRangeStart w:id="30"/>
      <w:r w:rsidR="000431F0">
        <w:t>CRDS</w:t>
      </w:r>
      <w:commentRangeEnd w:id="30"/>
      <w:r w:rsidR="00F93071">
        <w:rPr>
          <w:rStyle w:val="CommentReference"/>
          <w:rFonts w:eastAsia="Calibri"/>
        </w:rPr>
        <w:commentReference w:id="30"/>
      </w:r>
      <w:r w:rsidR="00A844EA">
        <w:t xml:space="preserve">. </w:t>
      </w:r>
    </w:p>
    <w:p w14:paraId="7CDBEC47" w14:textId="6976CD2A" w:rsidR="004441B0" w:rsidRPr="004441B0" w:rsidRDefault="004441B0" w:rsidP="004441B0">
      <w:pPr>
        <w:pStyle w:val="BodyText"/>
      </w:pPr>
    </w:p>
    <w:p w14:paraId="2B558C1D" w14:textId="7FCF5827" w:rsidR="004441B0" w:rsidRDefault="00D204DD" w:rsidP="00D204DD">
      <w:pPr>
        <w:pStyle w:val="Heading-Main"/>
      </w:pPr>
      <w:r>
        <w:t>3 Data</w:t>
      </w:r>
    </w:p>
    <w:p w14:paraId="6F5F61FC" w14:textId="393EF6DC" w:rsidR="00A576C2" w:rsidRDefault="00A576C2" w:rsidP="00A576C2">
      <w:pPr>
        <w:pStyle w:val="BodyText"/>
      </w:pPr>
    </w:p>
    <w:p w14:paraId="3F912891" w14:textId="77777777" w:rsidR="00A576C2" w:rsidRPr="00A576C2" w:rsidRDefault="00A576C2" w:rsidP="00A576C2">
      <w:pPr>
        <w:pStyle w:val="BodyText"/>
      </w:pPr>
    </w:p>
    <w:p w14:paraId="3905C657" w14:textId="21377636" w:rsidR="004441B0" w:rsidRDefault="004441B0" w:rsidP="004441B0">
      <w:pPr>
        <w:pStyle w:val="BodyText"/>
      </w:pPr>
    </w:p>
    <w:p w14:paraId="4105CD5C" w14:textId="77777777" w:rsidR="00794A95" w:rsidRDefault="00794A95" w:rsidP="00794A95">
      <w:pPr>
        <w:pStyle w:val="BodyText"/>
        <w:keepNext/>
      </w:pPr>
      <w:r>
        <w:rPr>
          <w:noProof/>
        </w:rPr>
        <w:lastRenderedPageBreak/>
        <w:drawing>
          <wp:inline distT="0" distB="0" distL="0" distR="0" wp14:anchorId="45B24B3A" wp14:editId="52B74143">
            <wp:extent cx="5506435" cy="3626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506435" cy="3626485"/>
                    </a:xfrm>
                    <a:prstGeom prst="rect">
                      <a:avLst/>
                    </a:prstGeom>
                  </pic:spPr>
                </pic:pic>
              </a:graphicData>
            </a:graphic>
          </wp:inline>
        </w:drawing>
      </w:r>
    </w:p>
    <w:p w14:paraId="67BEC7F6" w14:textId="7A609435" w:rsidR="00794A95" w:rsidRDefault="00794A95" w:rsidP="007965A2">
      <w:pPr>
        <w:pStyle w:val="FigureorTableCaption"/>
      </w:pPr>
      <w:commentRangeStart w:id="31"/>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2</w:t>
      </w:r>
      <w:r w:rsidRPr="007965A2">
        <w:rPr>
          <w:b/>
          <w:bCs/>
        </w:rPr>
        <w:fldChar w:fldCharType="end"/>
      </w:r>
      <w:commentRangeEnd w:id="31"/>
      <w:r w:rsidR="00684E04">
        <w:rPr>
          <w:rStyle w:val="CommentReference"/>
          <w:rFonts w:eastAsia="Calibri"/>
          <w:kern w:val="0"/>
        </w:rPr>
        <w:commentReference w:id="31"/>
      </w:r>
      <w:r>
        <w:t xml:space="preserve"> Water isotope measurements</w:t>
      </w:r>
      <w:r w:rsidR="00670445">
        <w:t xml:space="preserve"> from this study shown with Global Meteoric Water Line and </w:t>
      </w:r>
      <w:commentRangeStart w:id="32"/>
      <w:r w:rsidR="00670445">
        <w:t xml:space="preserve">data from </w:t>
      </w:r>
      <w:r w:rsidR="00670445">
        <w:fldChar w:fldCharType="begin"/>
      </w:r>
      <w:r w:rsidR="00670445">
        <w:instrText xml:space="preserve"> ADDIN ZOTERO_ITEM CSL_CITATION {"citationID":"or520utR","properties":{"formattedCitation":"(Levin et al., 2009)","plainCitation":"(Levin et al., 2009)","noteIndex":0},"citationItems":[{"id":1463,"uris":["http://zotero.org/users/4132460/items/XL5N4SJ2"],"itemData":{"id":1463,"type":"article-journal","abstract":"Oxygen and deuterium isotopic values of meteoric waters from Ethiopia are unusually high when compared to waters from other high-elevation settings in Africa and worldwide. These high values are well documented; however, the climatic processes responsible for the isotopic anomalies in Ethiopian waters have not been thoroughly investigated. We use isotopic data from waters and remote data products to demonstrate how different moisture sources affect the distribution of stable isotopes in waters from eastern Africa. Oxygen and deuterium stable isotopic data from 349 surface and near-surface groundwaters indicate isotopic distinctions between waters in Ethiopia and Kenya and confirm the anomalous nature of Ethiopian waters. Remote data products from the Tropical Rainfall Measuring Mission (TRMM) and National Centers for Environmental Prediction (NCEP) reanalysis project show strong westerly and southwesterly components to low-level winds during precipitation events in western and central Ethiopia. This is in contrast to the easterly and southeasterly winds that bring rainfall to Kenya and southeastern Ethiopia. Large regions of high equivalent potential temperatures (θe) at low levels over the Sudd and the Congo Basin demonstrate the potential for these areas as sources of moisture and convective instability. The combination of wind direction data from Ethiopia and θe distribution in Africa indicates that transpired moisture from the Sudd and the Congo Basin is likely responsible for the high isotopic values of rainfall in Ethiopia.","container-title":"Journal of Geophysical Research: Atmospheres","DOI":"10.1029/2009JD012166","ISSN":"2156-2202","issue":"D23","language":"en","source":"Wiley Online Library","title":"Isotopic composition of waters from Ethiopia and Kenya: Insights into moisture sources for eastern Africa","title-short":"Isotopic composition of waters from Ethiopia and Kenya","URL":"https://agupubs.onlinelibrary.wiley.com/doi/abs/10.1029/2009JD012166","volume":"114","author":[{"family":"Levin","given":"Naomi E."},{"family":"Zipser","given":"Edward J."},{"family":"Cerling","given":"Thure E."}],"accessed":{"date-parts":[["2019",11,12]]},"issued":{"date-parts":[["2009"]]}}}],"schema":"https://github.com/citation-style-language/schema/raw/master/csl-citation.json"} </w:instrText>
      </w:r>
      <w:r w:rsidR="00670445">
        <w:fldChar w:fldCharType="separate"/>
      </w:r>
      <w:r w:rsidR="00670445">
        <w:rPr>
          <w:noProof/>
        </w:rPr>
        <w:t>Levin et al., 2009</w:t>
      </w:r>
      <w:r w:rsidR="00670445">
        <w:fldChar w:fldCharType="end"/>
      </w:r>
      <w:commentRangeEnd w:id="32"/>
      <w:r w:rsidR="00684E04">
        <w:rPr>
          <w:rStyle w:val="CommentReference"/>
          <w:rFonts w:eastAsia="Calibri"/>
          <w:kern w:val="0"/>
        </w:rPr>
        <w:commentReference w:id="32"/>
      </w:r>
      <w:r w:rsidR="00670445">
        <w:t xml:space="preserve">. </w:t>
      </w:r>
      <w:commentRangeStart w:id="33"/>
      <w:r w:rsidR="00670445" w:rsidRPr="00670445">
        <w:t xml:space="preserve">One groundwater </w:t>
      </w:r>
      <w:del w:id="34" w:author="Gregory Henkes" w:date="2022-05-09T13:23:00Z">
        <w:r w:rsidR="00670445" w:rsidRPr="00670445" w:rsidDel="00F34A00">
          <w:delText>data point</w:delText>
        </w:r>
      </w:del>
      <w:ins w:id="35" w:author="Gregory Henkes" w:date="2022-05-09T13:23:00Z">
        <w:r w:rsidR="00F34A00">
          <w:t>sample</w:t>
        </w:r>
      </w:ins>
      <w:r w:rsidR="00670445" w:rsidRPr="00670445">
        <w:t xml:space="preserve"> </w:t>
      </w:r>
      <w:ins w:id="36" w:author="Gregory Henkes" w:date="2022-05-09T13:23:00Z">
        <w:r w:rsidR="00F34A00">
          <w:t>h</w:t>
        </w:r>
      </w:ins>
      <w:del w:id="37" w:author="Gregory Henkes" w:date="2022-05-09T13:23:00Z">
        <w:r w:rsidR="00670445" w:rsidRPr="00670445" w:rsidDel="00F34A00">
          <w:delText>show</w:delText>
        </w:r>
      </w:del>
      <w:ins w:id="38" w:author="Gregory Henkes" w:date="2022-05-09T13:23:00Z">
        <w:r w:rsidR="00F34A00">
          <w:t>a</w:t>
        </w:r>
      </w:ins>
      <w:del w:id="39" w:author="Gregory Henkes" w:date="2022-05-09T13:23:00Z">
        <w:r w:rsidR="00670445" w:rsidRPr="00670445" w:rsidDel="00F34A00">
          <w:delText>e</w:delText>
        </w:r>
      </w:del>
      <w:r w:rsidR="00670445" w:rsidRPr="00670445">
        <w:t xml:space="preserve">d an anomalously high </w:t>
      </w:r>
      <w:r w:rsidR="00670445">
        <w:rPr>
          <w:lang w:val="el-GR"/>
        </w:rPr>
        <w:t>δ</w:t>
      </w:r>
      <w:r w:rsidR="00670445" w:rsidRPr="00670445">
        <w:rPr>
          <w:vertAlign w:val="superscript"/>
        </w:rPr>
        <w:t>18</w:t>
      </w:r>
      <w:r w:rsidR="00670445" w:rsidRPr="00670445">
        <w:t xml:space="preserve">O </w:t>
      </w:r>
      <w:ins w:id="40" w:author="Gregory Henkes" w:date="2022-05-09T13:23:00Z">
        <w:r w:rsidR="00F34A00">
          <w:t>value</w:t>
        </w:r>
      </w:ins>
      <w:del w:id="41" w:author="Gregory Henkes" w:date="2022-05-09T13:23:00Z">
        <w:r w:rsidR="00670445" w:rsidRPr="00670445" w:rsidDel="00F34A00">
          <w:delText>of</w:delText>
        </w:r>
      </w:del>
      <w:r w:rsidR="00670445" w:rsidRPr="00670445">
        <w:t xml:space="preserve"> </w:t>
      </w:r>
      <w:ins w:id="42" w:author="Gregory Henkes" w:date="2022-05-09T13:23:00Z">
        <w:r w:rsidR="00F34A00">
          <w:t>(</w:t>
        </w:r>
      </w:ins>
      <w:r w:rsidR="00670445" w:rsidRPr="00670445">
        <w:t>18.95‰</w:t>
      </w:r>
      <w:ins w:id="43" w:author="Gregory Henkes" w:date="2022-05-09T13:23:00Z">
        <w:r w:rsidR="00F34A00">
          <w:t>)</w:t>
        </w:r>
        <w:commentRangeEnd w:id="33"/>
        <w:r w:rsidR="00F34A00">
          <w:rPr>
            <w:rStyle w:val="CommentReference"/>
            <w:rFonts w:eastAsia="Calibri"/>
            <w:kern w:val="0"/>
          </w:rPr>
          <w:commentReference w:id="33"/>
        </w:r>
      </w:ins>
      <w:r w:rsidR="00670445" w:rsidRPr="00670445">
        <w:t xml:space="preserve">. This sample was collected from a saline well, unlike every other sample, and is </w:t>
      </w:r>
      <w:r w:rsidR="00670445" w:rsidRPr="00670445">
        <w:lastRenderedPageBreak/>
        <w:t>omitted from Figure 2 in order to better represent the relationship between measured values and the GMWL.</w:t>
      </w:r>
      <w:r w:rsidR="00670445">
        <w:t xml:space="preserve"> </w:t>
      </w:r>
    </w:p>
    <w:p w14:paraId="31BED965" w14:textId="77777777" w:rsidR="00670445" w:rsidRDefault="00670445" w:rsidP="007965A2">
      <w:pPr>
        <w:pStyle w:val="FigureorTableCaption"/>
      </w:pPr>
    </w:p>
    <w:p w14:paraId="4A10D21F" w14:textId="77777777" w:rsidR="00547F2A" w:rsidRDefault="00794A95" w:rsidP="00547F2A">
      <w:pPr>
        <w:pStyle w:val="Caption"/>
        <w:keepNext/>
      </w:pPr>
      <w:commentRangeStart w:id="44"/>
      <w:commentRangeStart w:id="45"/>
      <w:r>
        <w:rPr>
          <w:noProof/>
        </w:rPr>
        <w:drawing>
          <wp:inline distT="0" distB="0" distL="0" distR="0" wp14:anchorId="3B15CE59" wp14:editId="50D1B1E0">
            <wp:extent cx="5749671" cy="388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49671" cy="3882390"/>
                    </a:xfrm>
                    <a:prstGeom prst="rect">
                      <a:avLst/>
                    </a:prstGeom>
                  </pic:spPr>
                </pic:pic>
              </a:graphicData>
            </a:graphic>
          </wp:inline>
        </w:drawing>
      </w:r>
      <w:commentRangeEnd w:id="44"/>
      <w:r w:rsidR="009C2269">
        <w:rPr>
          <w:rStyle w:val="CommentReference"/>
          <w:i w:val="0"/>
        </w:rPr>
        <w:commentReference w:id="44"/>
      </w:r>
      <w:commentRangeEnd w:id="45"/>
      <w:r w:rsidR="00487B3C">
        <w:rPr>
          <w:rStyle w:val="CommentReference"/>
          <w:i w:val="0"/>
        </w:rPr>
        <w:commentReference w:id="45"/>
      </w:r>
    </w:p>
    <w:p w14:paraId="6408FC0B" w14:textId="46EC75B0" w:rsidR="00794A95" w:rsidRDefault="00547F2A" w:rsidP="007965A2">
      <w:pPr>
        <w:pStyle w:val="FigureorTableCaption"/>
      </w:pPr>
      <w:commentRangeStart w:id="46"/>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3</w:t>
      </w:r>
      <w:r w:rsidRPr="007965A2">
        <w:rPr>
          <w:b/>
          <w:bCs/>
        </w:rPr>
        <w:fldChar w:fldCharType="end"/>
      </w:r>
      <w:r w:rsidR="007965A2" w:rsidRPr="007965A2">
        <w:rPr>
          <w:b/>
          <w:bCs/>
        </w:rPr>
        <w:t>.</w:t>
      </w:r>
      <w:r>
        <w:t xml:space="preserve"> </w:t>
      </w:r>
      <w:commentRangeEnd w:id="46"/>
      <w:r w:rsidR="00487B3C">
        <w:rPr>
          <w:rStyle w:val="CommentReference"/>
          <w:rFonts w:eastAsia="Calibri"/>
          <w:kern w:val="0"/>
        </w:rPr>
        <w:commentReference w:id="46"/>
      </w:r>
      <w:r>
        <w:t xml:space="preserve">Lake water isotopes and lake height records from </w:t>
      </w:r>
      <w:r w:rsidRPr="00980096">
        <w:t>Global Reservoirs and Lakes Monitor (G-REALM)</w:t>
      </w:r>
    </w:p>
    <w:p w14:paraId="0B391342" w14:textId="47389911" w:rsidR="004441B0" w:rsidRDefault="00D204DD" w:rsidP="00D204DD">
      <w:pPr>
        <w:pStyle w:val="Heading-Main"/>
      </w:pPr>
      <w:r>
        <w:t>4 Results</w:t>
      </w:r>
    </w:p>
    <w:p w14:paraId="28949E9D" w14:textId="77777777" w:rsidR="00473FDC" w:rsidRDefault="00473FDC" w:rsidP="00473FDC">
      <w:pPr>
        <w:pStyle w:val="Heading-Main"/>
      </w:pPr>
      <w:r>
        <w:rPr>
          <w:noProof/>
        </w:rPr>
        <w:lastRenderedPageBreak/>
        <w:drawing>
          <wp:inline distT="0" distB="0" distL="0" distR="0" wp14:anchorId="4B188C1C" wp14:editId="07C3F940">
            <wp:extent cx="5892800" cy="741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892800" cy="7416800"/>
                    </a:xfrm>
                    <a:prstGeom prst="rect">
                      <a:avLst/>
                    </a:prstGeom>
                  </pic:spPr>
                </pic:pic>
              </a:graphicData>
            </a:graphic>
          </wp:inline>
        </w:drawing>
      </w:r>
    </w:p>
    <w:p w14:paraId="6154ED00" w14:textId="18A4BFC7" w:rsidR="00473FDC" w:rsidRDefault="00473FDC" w:rsidP="00473FDC">
      <w:pPr>
        <w:pStyle w:val="FigureorTableCaption"/>
      </w:pPr>
      <w:commentRangeStart w:id="47"/>
      <w:r w:rsidRPr="00473FDC">
        <w:rPr>
          <w:b/>
          <w:bCs/>
        </w:rPr>
        <w:t xml:space="preserve">Figure </w:t>
      </w:r>
      <w:r w:rsidRPr="00473FDC">
        <w:rPr>
          <w:b/>
          <w:bCs/>
        </w:rPr>
        <w:fldChar w:fldCharType="begin"/>
      </w:r>
      <w:r w:rsidRPr="00473FDC">
        <w:rPr>
          <w:b/>
          <w:bCs/>
        </w:rPr>
        <w:instrText xml:space="preserve"> SEQ Figure \* ARABIC </w:instrText>
      </w:r>
      <w:r w:rsidRPr="00473FDC">
        <w:rPr>
          <w:b/>
          <w:bCs/>
        </w:rPr>
        <w:fldChar w:fldCharType="separate"/>
      </w:r>
      <w:r w:rsidRPr="00473FDC">
        <w:rPr>
          <w:b/>
          <w:bCs/>
          <w:noProof/>
        </w:rPr>
        <w:t>4</w:t>
      </w:r>
      <w:r w:rsidRPr="00473FDC">
        <w:rPr>
          <w:b/>
          <w:bCs/>
        </w:rPr>
        <w:fldChar w:fldCharType="end"/>
      </w:r>
      <w:r w:rsidRPr="00473FDC">
        <w:rPr>
          <w:b/>
          <w:bCs/>
        </w:rPr>
        <w:t>.</w:t>
      </w:r>
      <w:r w:rsidRPr="00BC148E">
        <w:t xml:space="preserve"> </w:t>
      </w:r>
      <w:commentRangeEnd w:id="47"/>
      <w:r w:rsidR="0034381D">
        <w:rPr>
          <w:rStyle w:val="CommentReference"/>
          <w:rFonts w:eastAsia="Calibri"/>
          <w:kern w:val="0"/>
        </w:rPr>
        <w:commentReference w:id="47"/>
      </w:r>
      <w:r w:rsidRPr="00BC148E">
        <w:t>Lake evaporation models with varying input conditions</w:t>
      </w:r>
    </w:p>
    <w:p w14:paraId="48214F1A" w14:textId="19795FDE" w:rsidR="004441B0" w:rsidRDefault="00D204DD" w:rsidP="00D204DD">
      <w:pPr>
        <w:pStyle w:val="Heading-Main"/>
      </w:pPr>
      <w:r>
        <w:t xml:space="preserve">5 </w:t>
      </w:r>
      <w:r w:rsidR="004441B0">
        <w:t>Conclusions</w:t>
      </w:r>
    </w:p>
    <w:p w14:paraId="2AAC1B8D" w14:textId="27A9B8FB" w:rsidR="004441B0" w:rsidRDefault="004441B0" w:rsidP="004441B0">
      <w:pPr>
        <w:pStyle w:val="BodyText"/>
      </w:pPr>
    </w:p>
    <w:p w14:paraId="6AC4CBC4" w14:textId="0E83D237" w:rsidR="004441B0" w:rsidRDefault="007965A2" w:rsidP="007965A2">
      <w:pPr>
        <w:pStyle w:val="Heading-Main"/>
        <w:rPr>
          <w:ins w:id="48" w:author="Gregory Henkes" w:date="2022-05-09T13:45:00Z"/>
        </w:rPr>
      </w:pPr>
      <w:r>
        <w:t>Acknowledgements</w:t>
      </w:r>
    </w:p>
    <w:p w14:paraId="72244E09" w14:textId="161C860E" w:rsidR="00D739DB" w:rsidRPr="00D739DB" w:rsidRDefault="00D739DB" w:rsidP="007965A2">
      <w:pPr>
        <w:pStyle w:val="Heading-Main"/>
        <w:rPr>
          <w:b w:val="0"/>
          <w:bCs w:val="0"/>
          <w:rPrChange w:id="49" w:author="Gregory Henkes" w:date="2022-05-09T13:45:00Z">
            <w:rPr/>
          </w:rPrChange>
        </w:rPr>
      </w:pPr>
      <w:ins w:id="50" w:author="Gregory Henkes" w:date="2022-05-09T13:45:00Z">
        <w:r>
          <w:rPr>
            <w:b w:val="0"/>
            <w:bCs w:val="0"/>
          </w:rPr>
          <w:t xml:space="preserve">Isaiah </w:t>
        </w:r>
        <w:proofErr w:type="spellStart"/>
        <w:r>
          <w:rPr>
            <w:b w:val="0"/>
            <w:bCs w:val="0"/>
          </w:rPr>
          <w:t>Nengo</w:t>
        </w:r>
        <w:proofErr w:type="spellEnd"/>
        <w:r>
          <w:rPr>
            <w:b w:val="0"/>
            <w:bCs w:val="0"/>
          </w:rPr>
          <w:t xml:space="preserve">, Martin, Sale, Stony Brook </w:t>
        </w:r>
      </w:ins>
      <w:ins w:id="51" w:author="Gregory Henkes" w:date="2022-05-09T13:46:00Z">
        <w:r>
          <w:rPr>
            <w:b w:val="0"/>
            <w:bCs w:val="0"/>
          </w:rPr>
          <w:t>University</w:t>
        </w:r>
      </w:ins>
      <w:ins w:id="52" w:author="Gregory Henkes" w:date="2022-05-09T13:45:00Z">
        <w:r>
          <w:rPr>
            <w:b w:val="0"/>
            <w:bCs w:val="0"/>
          </w:rPr>
          <w:t xml:space="preserve"> </w:t>
        </w:r>
      </w:ins>
      <w:ins w:id="53" w:author="Gregory Henkes" w:date="2022-05-09T13:46:00Z">
        <w:r>
          <w:rPr>
            <w:b w:val="0"/>
            <w:bCs w:val="0"/>
          </w:rPr>
          <w:t>(funding), TBI (facilities support and funding), NSF (funding)</w:t>
        </w:r>
      </w:ins>
    </w:p>
    <w:p w14:paraId="10A46C51" w14:textId="05E6656B" w:rsidR="007965A2" w:rsidRDefault="007965A2" w:rsidP="007965A2">
      <w:pPr>
        <w:pStyle w:val="Heading-Main"/>
      </w:pPr>
      <w:r>
        <w:t>Open Research</w:t>
      </w:r>
    </w:p>
    <w:p w14:paraId="56FD4D87" w14:textId="2BABA75A" w:rsidR="004441B0" w:rsidRDefault="007965A2" w:rsidP="007965A2">
      <w:pPr>
        <w:pStyle w:val="Heading-Main"/>
      </w:pPr>
      <w:r>
        <w:t>References</w:t>
      </w:r>
    </w:p>
    <w:p w14:paraId="52AFE990" w14:textId="77777777" w:rsidR="00670445" w:rsidRPr="00670445" w:rsidRDefault="000431F0" w:rsidP="00670445">
      <w:pPr>
        <w:pStyle w:val="Bibliography"/>
        <w:rPr>
          <w:sz w:val="24"/>
        </w:rPr>
      </w:pPr>
      <w:r>
        <w:fldChar w:fldCharType="begin"/>
      </w:r>
      <w:r w:rsidR="00F85DC9">
        <w:instrText xml:space="preserve"> ADDIN ZOTERO_BIBL {"uncited":[],"omitted":[],"custom":[]} CSL_BIBLIOGRAPHY </w:instrText>
      </w:r>
      <w:r>
        <w:fldChar w:fldCharType="separate"/>
      </w:r>
      <w:r w:rsidR="00670445" w:rsidRPr="00670445">
        <w:rPr>
          <w:sz w:val="24"/>
        </w:rPr>
        <w:t xml:space="preserve">Avery, S. (2012). </w:t>
      </w:r>
      <w:r w:rsidR="00670445" w:rsidRPr="00670445">
        <w:rPr>
          <w:i/>
          <w:iCs/>
          <w:sz w:val="24"/>
        </w:rPr>
        <w:t>Lake Turkana &amp; The Lower Omo: Hydrological Impacts of Gibe III &amp; Lower Omo Irrigation Development</w:t>
      </w:r>
      <w:r w:rsidR="00670445" w:rsidRPr="00670445">
        <w:rPr>
          <w:sz w:val="24"/>
        </w:rPr>
        <w:t>. University of Oxford African Studies Centre. Retrieved from https://www.africanstudies.ox.ac.uk/research-projects/lake-turkana-and-the-lower-omo-hydrological-impacts-of-major-dam-and-irrigation-de</w:t>
      </w:r>
    </w:p>
    <w:p w14:paraId="41A01998" w14:textId="77777777" w:rsidR="00670445" w:rsidRPr="00670445" w:rsidRDefault="00670445" w:rsidP="00670445">
      <w:pPr>
        <w:pStyle w:val="Bibliography"/>
        <w:rPr>
          <w:sz w:val="24"/>
        </w:rPr>
      </w:pPr>
      <w:r w:rsidRPr="00670445">
        <w:rPr>
          <w:sz w:val="24"/>
        </w:rPr>
        <w:t xml:space="preserve">Avery, S. (2014, March). What Future for Lake Turkana and Its Wildlife? </w:t>
      </w:r>
      <w:r w:rsidRPr="00670445">
        <w:rPr>
          <w:i/>
          <w:iCs/>
          <w:sz w:val="24"/>
        </w:rPr>
        <w:t>Swara Magazine</w:t>
      </w:r>
      <w:r w:rsidRPr="00670445">
        <w:rPr>
          <w:sz w:val="24"/>
        </w:rPr>
        <w:t>, 24–30. Retrieved from https://archive.internationalrivers.org/sites/default/files/attached-files/avery_swara.pdf</w:t>
      </w:r>
    </w:p>
    <w:p w14:paraId="3602C5B8" w14:textId="77777777" w:rsidR="00670445" w:rsidRPr="00670445" w:rsidRDefault="00670445" w:rsidP="00670445">
      <w:pPr>
        <w:pStyle w:val="Bibliography"/>
        <w:rPr>
          <w:sz w:val="24"/>
        </w:rPr>
      </w:pPr>
      <w:r w:rsidRPr="00670445">
        <w:rPr>
          <w:sz w:val="24"/>
        </w:rPr>
        <w:t xml:space="preserve">van Geldern, R., &amp; Barth, J. A. C. (2012). Optimization of instrument setup and post-run corrections for oxygen and hydrogen stable isotope measurements of water by isotope ratio infrared spectroscopy (IRIS). </w:t>
      </w:r>
      <w:r w:rsidRPr="00670445">
        <w:rPr>
          <w:i/>
          <w:iCs/>
          <w:sz w:val="24"/>
        </w:rPr>
        <w:t>Limnology and Oceanography: Methods</w:t>
      </w:r>
      <w:r w:rsidRPr="00670445">
        <w:rPr>
          <w:sz w:val="24"/>
        </w:rPr>
        <w:t xml:space="preserve">, </w:t>
      </w:r>
      <w:r w:rsidRPr="00670445">
        <w:rPr>
          <w:i/>
          <w:iCs/>
          <w:sz w:val="24"/>
        </w:rPr>
        <w:t>10</w:t>
      </w:r>
      <w:r w:rsidRPr="00670445">
        <w:rPr>
          <w:sz w:val="24"/>
        </w:rPr>
        <w:t>(12), 1024–1036. https://doi.org/10.4319/lom.2012.10.1024</w:t>
      </w:r>
    </w:p>
    <w:p w14:paraId="2367F418" w14:textId="77777777" w:rsidR="00670445" w:rsidRPr="00670445" w:rsidRDefault="00670445" w:rsidP="00670445">
      <w:pPr>
        <w:pStyle w:val="Bibliography"/>
        <w:rPr>
          <w:sz w:val="24"/>
        </w:rPr>
      </w:pPr>
      <w:r w:rsidRPr="00670445">
        <w:rPr>
          <w:sz w:val="24"/>
        </w:rPr>
        <w:t xml:space="preserve">Hopson, A. J. (1982). </w:t>
      </w:r>
      <w:r w:rsidRPr="00670445">
        <w:rPr>
          <w:i/>
          <w:iCs/>
          <w:sz w:val="24"/>
        </w:rPr>
        <w:t>Lake Turkana: a report on the findings of the Lake Turkana project, 1972-1975</w:t>
      </w:r>
      <w:r w:rsidRPr="00670445">
        <w:rPr>
          <w:sz w:val="24"/>
        </w:rPr>
        <w:t xml:space="preserve"> (p. 382). London: Government of Kenya and The Ministry of Overseas Development.</w:t>
      </w:r>
    </w:p>
    <w:p w14:paraId="660C04CC" w14:textId="77777777" w:rsidR="00670445" w:rsidRPr="00670445" w:rsidRDefault="00670445" w:rsidP="00670445">
      <w:pPr>
        <w:pStyle w:val="Bibliography"/>
        <w:rPr>
          <w:sz w:val="24"/>
        </w:rPr>
      </w:pPr>
      <w:r w:rsidRPr="00670445">
        <w:rPr>
          <w:sz w:val="24"/>
        </w:rPr>
        <w:t xml:space="preserve">Levin, N. E., Zipser, E. J., &amp; Cerling, T. E. (2009). Isotopic composition of waters from Ethiopia and Kenya: Insights into moisture sources for eastern Africa. </w:t>
      </w:r>
      <w:r w:rsidRPr="00670445">
        <w:rPr>
          <w:i/>
          <w:iCs/>
          <w:sz w:val="24"/>
        </w:rPr>
        <w:t>Journal of Geophysical Research: Atmospheres</w:t>
      </w:r>
      <w:r w:rsidRPr="00670445">
        <w:rPr>
          <w:sz w:val="24"/>
        </w:rPr>
        <w:t xml:space="preserve">, </w:t>
      </w:r>
      <w:r w:rsidRPr="00670445">
        <w:rPr>
          <w:i/>
          <w:iCs/>
          <w:sz w:val="24"/>
        </w:rPr>
        <w:t>114</w:t>
      </w:r>
      <w:r w:rsidRPr="00670445">
        <w:rPr>
          <w:sz w:val="24"/>
        </w:rPr>
        <w:t>(D23). https://doi.org/10.1029/2009JD012166</w:t>
      </w:r>
    </w:p>
    <w:p w14:paraId="7620FC45" w14:textId="77777777" w:rsidR="00670445" w:rsidRPr="00670445" w:rsidRDefault="00670445" w:rsidP="00670445">
      <w:pPr>
        <w:pStyle w:val="Bibliography"/>
        <w:rPr>
          <w:sz w:val="24"/>
        </w:rPr>
      </w:pPr>
      <w:r w:rsidRPr="00670445">
        <w:rPr>
          <w:sz w:val="24"/>
        </w:rPr>
        <w:lastRenderedPageBreak/>
        <w:t xml:space="preserve">Morrissey, A., Scholz, C. A., &amp; Russell, J. M. (2017). Late Quaternary TEX86 paleotemperatures from the world’s largest desert lake, Lake Turkana, Kenya. </w:t>
      </w:r>
      <w:r w:rsidRPr="00670445">
        <w:rPr>
          <w:i/>
          <w:iCs/>
          <w:sz w:val="24"/>
        </w:rPr>
        <w:t>Journal of Paleolimnology</w:t>
      </w:r>
      <w:r w:rsidRPr="00670445">
        <w:rPr>
          <w:sz w:val="24"/>
        </w:rPr>
        <w:t xml:space="preserve">, </w:t>
      </w:r>
      <w:r w:rsidRPr="00670445">
        <w:rPr>
          <w:i/>
          <w:iCs/>
          <w:sz w:val="24"/>
        </w:rPr>
        <w:t>59</w:t>
      </w:r>
      <w:r w:rsidRPr="00670445">
        <w:rPr>
          <w:sz w:val="24"/>
        </w:rPr>
        <w:t>(1), 103–117. https://doi.org/10.1007/s10933-016-9939-6</w:t>
      </w:r>
    </w:p>
    <w:p w14:paraId="6A7ACE10" w14:textId="77777777" w:rsidR="00670445" w:rsidRPr="00670445" w:rsidRDefault="00670445" w:rsidP="00670445">
      <w:pPr>
        <w:pStyle w:val="Bibliography"/>
        <w:rPr>
          <w:sz w:val="24"/>
        </w:rPr>
      </w:pPr>
      <w:r w:rsidRPr="00670445">
        <w:rPr>
          <w:sz w:val="24"/>
        </w:rPr>
        <w:t xml:space="preserve">Nicholson, S. E. (1996). A Review of Climate Dynamics and Climate Variability in Eastern Africa. In T. C. Johnson, E. O. Odada, &amp; K. T. Whittaker (Eds.), </w:t>
      </w:r>
      <w:r w:rsidRPr="00670445">
        <w:rPr>
          <w:i/>
          <w:iCs/>
          <w:sz w:val="24"/>
        </w:rPr>
        <w:t>The Limnology, Climatology and Paleoclimatology of the East African Lakes</w:t>
      </w:r>
      <w:r w:rsidRPr="00670445">
        <w:rPr>
          <w:sz w:val="24"/>
        </w:rPr>
        <w:t>. Taylor &amp; Francis Group. https://doi.org/10.1201/9780203748978</w:t>
      </w:r>
    </w:p>
    <w:p w14:paraId="04402457" w14:textId="77777777" w:rsidR="00670445" w:rsidRPr="00670445" w:rsidRDefault="00670445" w:rsidP="00670445">
      <w:pPr>
        <w:pStyle w:val="Bibliography"/>
        <w:rPr>
          <w:sz w:val="24"/>
        </w:rPr>
      </w:pPr>
      <w:r w:rsidRPr="00670445">
        <w:rPr>
          <w:sz w:val="24"/>
        </w:rPr>
        <w:t xml:space="preserve">Nicholson, S. E. (2022). Lake-effect rainfall over Africa’s great lakes and other lakes in the rift valleys. </w:t>
      </w:r>
      <w:r w:rsidRPr="00670445">
        <w:rPr>
          <w:i/>
          <w:iCs/>
          <w:sz w:val="24"/>
        </w:rPr>
        <w:t>Journal of Great Lakes Research</w:t>
      </w:r>
      <w:r w:rsidRPr="00670445">
        <w:rPr>
          <w:sz w:val="24"/>
        </w:rPr>
        <w:t>. https://doi.org/10.1016/j.jglr.2021.12.004</w:t>
      </w:r>
    </w:p>
    <w:p w14:paraId="2BBEDFFE" w14:textId="77777777" w:rsidR="00670445" w:rsidRPr="00670445" w:rsidRDefault="00670445" w:rsidP="00670445">
      <w:pPr>
        <w:pStyle w:val="Bibliography"/>
        <w:rPr>
          <w:sz w:val="24"/>
        </w:rPr>
      </w:pPr>
      <w:r w:rsidRPr="00670445">
        <w:rPr>
          <w:sz w:val="24"/>
        </w:rPr>
        <w:t xml:space="preserve">Passey, B. H., Levin, N. E., Cerling, T. E., Brown, F. H., &amp; Eiler, J. M. (2010). High-temperature environments of human evolution in East Africa based on bond ordering in paleosol carbonates. </w:t>
      </w:r>
      <w:r w:rsidRPr="00670445">
        <w:rPr>
          <w:i/>
          <w:iCs/>
          <w:sz w:val="24"/>
        </w:rPr>
        <w:t>Proceedings of the National Academy of Sciences</w:t>
      </w:r>
      <w:r w:rsidRPr="00670445">
        <w:rPr>
          <w:sz w:val="24"/>
        </w:rPr>
        <w:t xml:space="preserve">, </w:t>
      </w:r>
      <w:r w:rsidRPr="00670445">
        <w:rPr>
          <w:i/>
          <w:iCs/>
          <w:sz w:val="24"/>
        </w:rPr>
        <w:t>107</w:t>
      </w:r>
      <w:r w:rsidRPr="00670445">
        <w:rPr>
          <w:sz w:val="24"/>
        </w:rPr>
        <w:t>(25), 11245–11249. https://doi.org/10.1073/pnas.1001824107</w:t>
      </w:r>
    </w:p>
    <w:p w14:paraId="54A3EA90" w14:textId="77777777" w:rsidR="00670445" w:rsidRPr="00670445" w:rsidRDefault="00670445" w:rsidP="00670445">
      <w:pPr>
        <w:pStyle w:val="Bibliography"/>
        <w:rPr>
          <w:sz w:val="24"/>
        </w:rPr>
      </w:pPr>
      <w:r w:rsidRPr="00670445">
        <w:rPr>
          <w:sz w:val="24"/>
        </w:rPr>
        <w:t xml:space="preserve">Yost, C. L., Lupien, R. L., Beck, C., Feibel, C. S., Archer, S. R., &amp; Cohen, A. S. (2021). Orbital Influence on Precipitation, Fire, and Grass Community Composition From 1.87 to 1.38 Ma in the Turkana Basin, Kenya. </w:t>
      </w:r>
      <w:r w:rsidRPr="00670445">
        <w:rPr>
          <w:i/>
          <w:iCs/>
          <w:sz w:val="24"/>
        </w:rPr>
        <w:t>Frontiers in Earth Science</w:t>
      </w:r>
      <w:r w:rsidRPr="00670445">
        <w:rPr>
          <w:sz w:val="24"/>
        </w:rPr>
        <w:t xml:space="preserve">, </w:t>
      </w:r>
      <w:r w:rsidRPr="00670445">
        <w:rPr>
          <w:i/>
          <w:iCs/>
          <w:sz w:val="24"/>
        </w:rPr>
        <w:t>0</w:t>
      </w:r>
      <w:r w:rsidRPr="00670445">
        <w:rPr>
          <w:sz w:val="24"/>
        </w:rPr>
        <w:t>. https://doi.org/10.3389/feart.2021.568646</w:t>
      </w:r>
    </w:p>
    <w:p w14:paraId="734001AE" w14:textId="10761486" w:rsidR="000431F0" w:rsidRPr="007965A2" w:rsidRDefault="000431F0" w:rsidP="00473FDC">
      <w:pPr>
        <w:pStyle w:val="Reference"/>
      </w:pPr>
      <w:r>
        <w:fldChar w:fldCharType="end"/>
      </w:r>
    </w:p>
    <w:sectPr w:rsidR="000431F0" w:rsidRPr="007965A2" w:rsidSect="00EB1F27">
      <w:head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Gregory Henkes" w:date="2022-05-09T13:51:00Z" w:initials="GH">
    <w:p w14:paraId="7F8F6960" w14:textId="7D473986" w:rsidR="001D68B7" w:rsidRDefault="001D68B7">
      <w:pPr>
        <w:pStyle w:val="CommentText"/>
      </w:pPr>
      <w:r>
        <w:rPr>
          <w:rStyle w:val="CommentReference"/>
        </w:rPr>
        <w:annotationRef/>
      </w:r>
      <w:r>
        <w:t>This is yours to name; I was just trying this one for size ;)</w:t>
      </w:r>
    </w:p>
  </w:comment>
  <w:comment w:id="8" w:author="Gregory Henkes" w:date="2022-05-09T13:47:00Z" w:initials="GH">
    <w:p w14:paraId="2213BEBA" w14:textId="4376B819" w:rsidR="00D739DB" w:rsidRDefault="00D739DB">
      <w:pPr>
        <w:pStyle w:val="CommentText"/>
      </w:pPr>
      <w:r>
        <w:rPr>
          <w:rStyle w:val="CommentReference"/>
        </w:rPr>
        <w:annotationRef/>
      </w:r>
      <w:r>
        <w:t xml:space="preserve">We should ask Chris about whether he would want to be included; I’m not sure how the measurements were supported and what his own preferences for authorship in this sort of marginal cases. I also might eventually reach out to Elizabeth Thomas at Buffalo to </w:t>
      </w:r>
      <w:r w:rsidR="001D68B7">
        <w:t>see if she would like to be included. The UB measurements were originally meant to be the start of a collaboration and I think I didn’t pay for them. This was before COVID (and before you started), which really took the wind out of the collaborative sails, sadly…</w:t>
      </w:r>
    </w:p>
  </w:comment>
  <w:comment w:id="11" w:author="Gregory Henkes" w:date="2022-05-09T13:00:00Z" w:initials="GH">
    <w:p w14:paraId="48D84C67" w14:textId="14E12578" w:rsidR="00D93637" w:rsidRDefault="00D93637">
      <w:pPr>
        <w:pStyle w:val="CommentText"/>
      </w:pPr>
      <w:r>
        <w:rPr>
          <w:rStyle w:val="CommentReference"/>
        </w:rPr>
        <w:annotationRef/>
      </w:r>
      <w:r>
        <w:t xml:space="preserve">I know these are placeholders, but as conclusive result </w:t>
      </w:r>
      <w:proofErr w:type="gramStart"/>
      <w:r>
        <w:t>emerge</w:t>
      </w:r>
      <w:proofErr w:type="gramEnd"/>
      <w:r>
        <w:t>, you will want to reword these into specific observations or point.</w:t>
      </w:r>
    </w:p>
  </w:comment>
  <w:comment w:id="12" w:author="Gregory Henkes" w:date="2022-05-09T13:02:00Z" w:initials="GH">
    <w:p w14:paraId="651B3477" w14:textId="77777777" w:rsidR="008112AF" w:rsidRDefault="008112AF">
      <w:pPr>
        <w:pStyle w:val="CommentText"/>
      </w:pPr>
      <w:r>
        <w:rPr>
          <w:rStyle w:val="CommentReference"/>
        </w:rPr>
        <w:annotationRef/>
      </w:r>
      <w:r>
        <w:t xml:space="preserve">Does it look too busy with different water types as different symbols? </w:t>
      </w:r>
      <w:r w:rsidR="00575B55">
        <w:t>At a minimum I think you need to distinguish the lake water samples from the meteoric-derived ones. Maybe with a dark black circle around the lake point?</w:t>
      </w:r>
    </w:p>
    <w:p w14:paraId="60A1FC25" w14:textId="77777777" w:rsidR="00575B55" w:rsidRDefault="00575B55">
      <w:pPr>
        <w:pStyle w:val="CommentText"/>
      </w:pPr>
    </w:p>
    <w:p w14:paraId="7C1B0B08" w14:textId="4A910B5E" w:rsidR="00575B55" w:rsidRDefault="00575B55">
      <w:pPr>
        <w:pStyle w:val="CommentText"/>
      </w:pPr>
      <w:r>
        <w:t xml:space="preserve">Also, the formatting of the inset map is going to leave a huge white space in the formatted manuscript below the inset. Instead, can you place the inset inside the topo map (maybe in the top </w:t>
      </w:r>
      <w:proofErr w:type="spellStart"/>
      <w:r>
        <w:t>right</w:t>
      </w:r>
      <w:proofErr w:type="spellEnd"/>
      <w:r>
        <w:t xml:space="preserve"> corner)? This would obscure Chew Bahir, but I don’t think that would matter given that it’s not part of your story.</w:t>
      </w:r>
    </w:p>
  </w:comment>
  <w:comment w:id="21" w:author="Gregory Henkes" w:date="2022-05-09T13:13:00Z" w:initials="GH">
    <w:p w14:paraId="424FDA77" w14:textId="188AE1D5" w:rsidR="002424F3" w:rsidRDefault="002424F3">
      <w:pPr>
        <w:pStyle w:val="CommentText"/>
      </w:pPr>
      <w:r>
        <w:rPr>
          <w:rStyle w:val="CommentReference"/>
        </w:rPr>
        <w:annotationRef/>
      </w:r>
      <w:r>
        <w:t xml:space="preserve">Put these on the map, also maybe </w:t>
      </w:r>
      <w:proofErr w:type="spellStart"/>
      <w:r>
        <w:t>Lodwar</w:t>
      </w:r>
      <w:proofErr w:type="spellEnd"/>
      <w:r w:rsidR="007737CA">
        <w:t xml:space="preserve">, </w:t>
      </w:r>
      <w:proofErr w:type="spellStart"/>
      <w:r w:rsidR="007737CA">
        <w:t>Eliye</w:t>
      </w:r>
      <w:proofErr w:type="spellEnd"/>
      <w:r w:rsidR="007737CA">
        <w:t xml:space="preserve"> Spring, </w:t>
      </w:r>
      <w:proofErr w:type="spellStart"/>
      <w:r w:rsidR="007737CA">
        <w:t>Loiyangalani</w:t>
      </w:r>
      <w:proofErr w:type="spellEnd"/>
      <w:r w:rsidR="007737CA">
        <w:t xml:space="preserve">, </w:t>
      </w:r>
      <w:proofErr w:type="spellStart"/>
      <w:r w:rsidR="007737CA">
        <w:t>Kalokol</w:t>
      </w:r>
      <w:proofErr w:type="spellEnd"/>
      <w:r w:rsidR="007737CA">
        <w:t xml:space="preserve">, </w:t>
      </w:r>
      <w:proofErr w:type="spellStart"/>
      <w:r w:rsidR="007737CA">
        <w:t>Kataboi</w:t>
      </w:r>
      <w:proofErr w:type="spellEnd"/>
      <w:r w:rsidR="007737CA">
        <w:t xml:space="preserve">, </w:t>
      </w:r>
      <w:proofErr w:type="spellStart"/>
      <w:r w:rsidR="007737CA">
        <w:t>Omorate</w:t>
      </w:r>
      <w:proofErr w:type="spellEnd"/>
      <w:r w:rsidR="007737CA">
        <w:t xml:space="preserve">, </w:t>
      </w:r>
      <w:proofErr w:type="spellStart"/>
      <w:r w:rsidR="007737CA">
        <w:t>Ileret</w:t>
      </w:r>
      <w:proofErr w:type="spellEnd"/>
      <w:r w:rsidR="007737CA">
        <w:t xml:space="preserve">, and </w:t>
      </w:r>
      <w:proofErr w:type="spellStart"/>
      <w:r w:rsidR="007737CA">
        <w:t>Koobi</w:t>
      </w:r>
      <w:proofErr w:type="spellEnd"/>
      <w:r w:rsidR="007737CA">
        <w:t xml:space="preserve"> Fora. </w:t>
      </w:r>
    </w:p>
  </w:comment>
  <w:comment w:id="27" w:author="Gregory Henkes" w:date="2022-05-09T13:18:00Z" w:initials="GH">
    <w:p w14:paraId="42F003AC" w14:textId="0149873C" w:rsidR="002542D0" w:rsidRDefault="002542D0">
      <w:pPr>
        <w:pStyle w:val="CommentText"/>
      </w:pPr>
      <w:r>
        <w:rPr>
          <w:rStyle w:val="CommentReference"/>
        </w:rPr>
        <w:annotationRef/>
      </w:r>
      <w:r>
        <w:t>I would put the sample named in parentheses here.</w:t>
      </w:r>
    </w:p>
  </w:comment>
  <w:comment w:id="28" w:author="Gregory Henkes" w:date="2022-05-09T13:19:00Z" w:initials="GH">
    <w:p w14:paraId="140BC7AC" w14:textId="5003578E" w:rsidR="00F93071" w:rsidRDefault="00F93071">
      <w:pPr>
        <w:pStyle w:val="CommentText"/>
      </w:pPr>
      <w:r>
        <w:rPr>
          <w:rStyle w:val="CommentReference"/>
        </w:rPr>
        <w:annotationRef/>
      </w:r>
      <w:r>
        <w:t>I’m confused what you mean here; I think the concern is evaporation out of the vial, not exchange with the atmosphere (which would be overwhelmingly buffered by the H and O in the water).</w:t>
      </w:r>
    </w:p>
  </w:comment>
  <w:comment w:id="30" w:author="Gregory Henkes" w:date="2022-05-09T13:21:00Z" w:initials="GH">
    <w:p w14:paraId="3B7212EC" w14:textId="10CB1654" w:rsidR="00F93071" w:rsidRDefault="00F93071">
      <w:pPr>
        <w:pStyle w:val="CommentText"/>
      </w:pPr>
      <w:r>
        <w:rPr>
          <w:rStyle w:val="CommentReference"/>
        </w:rPr>
        <w:annotationRef/>
      </w:r>
      <w:r>
        <w:t>Another useful detail might be the standards which were used to calculate corrected values in each laboratory. Doing this might alleviate concerns about interlaboratory differences and their effect on the dataset as a whole.</w:t>
      </w:r>
    </w:p>
  </w:comment>
  <w:comment w:id="31" w:author="Gregory Henkes" w:date="2022-05-09T13:27:00Z" w:initials="GH">
    <w:p w14:paraId="2CEFD476" w14:textId="12D0D036" w:rsidR="00684E04" w:rsidRDefault="00684E04">
      <w:pPr>
        <w:pStyle w:val="CommentText"/>
      </w:pPr>
      <w:r>
        <w:rPr>
          <w:rStyle w:val="CommentReference"/>
        </w:rPr>
        <w:annotationRef/>
      </w:r>
      <w:r>
        <w:t xml:space="preserve">I find it a bit hard to isolate individual sample types from this plot. I think it’s the combination of colors, symbol types (i.e., filled vs. unfilled), and the scale that’s doing it. I wonder if this could be a </w:t>
      </w:r>
      <w:proofErr w:type="gramStart"/>
      <w:r>
        <w:t>4 panel</w:t>
      </w:r>
      <w:proofErr w:type="gramEnd"/>
      <w:r>
        <w:t xml:space="preserve"> figure wherein the upper left plot would be everything as show here, but the upper right </w:t>
      </w:r>
      <w:r w:rsidR="0094355B">
        <w:t xml:space="preserve">could be </w:t>
      </w:r>
      <w:proofErr w:type="spellStart"/>
      <w:r w:rsidR="0094355B">
        <w:t>precip+river</w:t>
      </w:r>
      <w:proofErr w:type="spellEnd"/>
      <w:r w:rsidR="0094355B">
        <w:t xml:space="preserve">, the lower left could be surface and ground, and the lower right could be </w:t>
      </w:r>
      <w:proofErr w:type="spellStart"/>
      <w:r w:rsidR="0094355B">
        <w:t>lakewater</w:t>
      </w:r>
      <w:proofErr w:type="spellEnd"/>
      <w:r w:rsidR="0094355B">
        <w:t>. Everything could have its own different axis scaling too. This would allow the reader to see everything together but also separated out too. If you put the GMWL in every plot this would be a common point of reference regardless of scaling.</w:t>
      </w:r>
    </w:p>
  </w:comment>
  <w:comment w:id="32" w:author="Gregory Henkes" w:date="2022-05-09T13:25:00Z" w:initials="GH">
    <w:p w14:paraId="3270BB8C" w14:textId="0D6A331D" w:rsidR="00684E04" w:rsidRDefault="00684E04">
      <w:pPr>
        <w:pStyle w:val="CommentText"/>
      </w:pPr>
      <w:r>
        <w:rPr>
          <w:rStyle w:val="CommentReference"/>
        </w:rPr>
        <w:annotationRef/>
      </w:r>
      <w:r>
        <w:t xml:space="preserve">I believe these are just the Levin et al. data from Kenya, or maybe just northern Kenya. We should check. In that paper she has a bunch of different regions parsed out; </w:t>
      </w:r>
      <w:proofErr w:type="gramStart"/>
      <w:r>
        <w:t>originally</w:t>
      </w:r>
      <w:proofErr w:type="gramEnd"/>
      <w:r>
        <w:t xml:space="preserve"> I think I just grabbed the data from the northern Kenya region that seemed most like a correct comparison for our new data. </w:t>
      </w:r>
    </w:p>
  </w:comment>
  <w:comment w:id="33" w:author="Gregory Henkes" w:date="2022-05-09T13:23:00Z" w:initials="GH">
    <w:p w14:paraId="127871D0" w14:textId="5DC4B218" w:rsidR="00F34A00" w:rsidRDefault="00F34A00">
      <w:pPr>
        <w:pStyle w:val="CommentText"/>
      </w:pPr>
      <w:r>
        <w:rPr>
          <w:rStyle w:val="CommentReference"/>
        </w:rPr>
        <w:annotationRef/>
      </w:r>
      <w:r>
        <w:t xml:space="preserve">What was </w:t>
      </w:r>
      <w:proofErr w:type="spellStart"/>
      <w:r>
        <w:t>it’s</w:t>
      </w:r>
      <w:proofErr w:type="spellEnd"/>
      <w:r>
        <w:t xml:space="preserve"> </w:t>
      </w:r>
      <w:proofErr w:type="spellStart"/>
      <w:r>
        <w:t>dD</w:t>
      </w:r>
      <w:proofErr w:type="spellEnd"/>
      <w:r>
        <w:t xml:space="preserve">? I think </w:t>
      </w:r>
      <w:r w:rsidR="00684E04">
        <w:t xml:space="preserve">that should be referenced here too; both d18O and </w:t>
      </w:r>
      <w:proofErr w:type="spellStart"/>
      <w:r w:rsidR="00684E04">
        <w:t>dD</w:t>
      </w:r>
      <w:proofErr w:type="spellEnd"/>
      <w:r w:rsidR="00684E04">
        <w:t xml:space="preserve"> together would give an indication about how anomalous the sample is relative to others that plot much closer to the GMWL. </w:t>
      </w:r>
    </w:p>
  </w:comment>
  <w:comment w:id="44" w:author="mae saslaw" w:date="2022-05-02T10:07:00Z" w:initials="ms">
    <w:p w14:paraId="1C2DD9E0" w14:textId="174DD4EF" w:rsidR="009C2269" w:rsidRDefault="009C2269">
      <w:pPr>
        <w:pStyle w:val="CommentText"/>
      </w:pPr>
      <w:r>
        <w:rPr>
          <w:rStyle w:val="CommentReference"/>
        </w:rPr>
        <w:annotationRef/>
      </w:r>
      <w:r>
        <w:t xml:space="preserve">one lake water point removed, </w:t>
      </w:r>
      <w:r w:rsidR="003A398A">
        <w:t>L14 Kale Beach 2017-07-04, d18O = 2.62</w:t>
      </w:r>
    </w:p>
  </w:comment>
  <w:comment w:id="45" w:author="Gregory Henkes" w:date="2022-05-09T13:31:00Z" w:initials="GH">
    <w:p w14:paraId="67CDAC06" w14:textId="44F14B89" w:rsidR="00487B3C" w:rsidRDefault="00487B3C">
      <w:pPr>
        <w:pStyle w:val="CommentText"/>
      </w:pPr>
      <w:r>
        <w:rPr>
          <w:rStyle w:val="CommentReference"/>
        </w:rPr>
        <w:annotationRef/>
      </w:r>
      <w:r>
        <w:t xml:space="preserve">I would remove all data that might be under the influence of local evaporation or freshwater lenses. I recall a couple of Deming data might have collection notes like this. I suspect this will remove high or low d18O values. </w:t>
      </w:r>
    </w:p>
  </w:comment>
  <w:comment w:id="46" w:author="Gregory Henkes" w:date="2022-05-09T13:33:00Z" w:initials="GH">
    <w:p w14:paraId="333740CC" w14:textId="7B6F88FA" w:rsidR="00487B3C" w:rsidRDefault="00487B3C">
      <w:pPr>
        <w:pStyle w:val="CommentText"/>
      </w:pPr>
      <w:r>
        <w:rPr>
          <w:rStyle w:val="CommentReference"/>
        </w:rPr>
        <w:annotationRef/>
      </w:r>
      <w:r>
        <w:t>What does a regression of lake level height vs. d18O look like?? Even something noisy might be a first stab a</w:t>
      </w:r>
      <w:r w:rsidR="00A5123B">
        <w:t>t a relationship. A linear regression and accompanying statistics might be useful to show if it’s significant.</w:t>
      </w:r>
      <w:r w:rsidR="00A5123B">
        <w:br/>
      </w:r>
      <w:r w:rsidR="00A5123B">
        <w:br/>
        <w:t xml:space="preserve">Also, what about </w:t>
      </w:r>
      <w:proofErr w:type="spellStart"/>
      <w:r w:rsidR="00A5123B">
        <w:t>dD</w:t>
      </w:r>
      <w:proofErr w:type="spellEnd"/>
      <w:r w:rsidR="00A5123B">
        <w:t xml:space="preserve"> and D-excess for </w:t>
      </w:r>
      <w:proofErr w:type="spellStart"/>
      <w:r w:rsidR="00A5123B">
        <w:t>lakewater</w:t>
      </w:r>
      <w:proofErr w:type="spellEnd"/>
      <w:r w:rsidR="00A5123B">
        <w:t xml:space="preserve"> against time? Showing all three might be instructive for now. </w:t>
      </w:r>
    </w:p>
  </w:comment>
  <w:comment w:id="47" w:author="Gregory Henkes" w:date="2022-05-09T13:37:00Z" w:initials="GH">
    <w:p w14:paraId="3CE4E4CC" w14:textId="77777777" w:rsidR="0034381D" w:rsidRDefault="0034381D">
      <w:pPr>
        <w:pStyle w:val="CommentText"/>
      </w:pPr>
      <w:r>
        <w:rPr>
          <w:rStyle w:val="CommentReference"/>
        </w:rPr>
        <w:annotationRef/>
      </w:r>
      <w:r>
        <w:t xml:space="preserve">For this figure I would remove </w:t>
      </w:r>
      <w:proofErr w:type="spellStart"/>
      <w:r>
        <w:t>precip</w:t>
      </w:r>
      <w:proofErr w:type="spellEnd"/>
      <w:r>
        <w:t xml:space="preserve"> and surface waters to show only the </w:t>
      </w:r>
      <w:proofErr w:type="spellStart"/>
      <w:r>
        <w:t>lakewater</w:t>
      </w:r>
      <w:proofErr w:type="spellEnd"/>
      <w:r>
        <w:t xml:space="preserve"> model results. The surface water data itself might be interesting to model, but I think that could come in a different figure, possibly with a different model. In a way, evaporation from the land surface is simpler than the </w:t>
      </w:r>
      <w:proofErr w:type="spellStart"/>
      <w:r>
        <w:t>lakewater</w:t>
      </w:r>
      <w:proofErr w:type="spellEnd"/>
      <w:r>
        <w:t xml:space="preserve">, which may have differential effects given </w:t>
      </w:r>
      <w:proofErr w:type="spellStart"/>
      <w:proofErr w:type="gramStart"/>
      <w:r>
        <w:t>it’s</w:t>
      </w:r>
      <w:proofErr w:type="spellEnd"/>
      <w:proofErr w:type="gramEnd"/>
      <w:r>
        <w:t xml:space="preserve"> size. Surface water evaporation is probably just like ‘open pan’ evaporation…</w:t>
      </w:r>
      <w:r w:rsidR="00824386">
        <w:br/>
      </w:r>
      <w:r w:rsidR="00824386">
        <w:br/>
        <w:t>A</w:t>
      </w:r>
      <w:r w:rsidR="00A264B6">
        <w:t xml:space="preserve"> </w:t>
      </w:r>
      <w:r w:rsidR="00824386">
        <w:t xml:space="preserve">separate figure should show just the ‘tuned’, best-fit model through the </w:t>
      </w:r>
      <w:proofErr w:type="spellStart"/>
      <w:r w:rsidR="00824386">
        <w:t>lakewater</w:t>
      </w:r>
      <w:proofErr w:type="spellEnd"/>
      <w:r w:rsidR="00824386">
        <w:t xml:space="preserve"> data. A take away from the paper will be this model ‘guess’, against which new lake data can be tested!</w:t>
      </w:r>
    </w:p>
    <w:p w14:paraId="67FD2D29" w14:textId="77777777" w:rsidR="00FF30CE" w:rsidRDefault="00FF30CE">
      <w:pPr>
        <w:pStyle w:val="CommentText"/>
      </w:pPr>
    </w:p>
    <w:p w14:paraId="3B5D5A61" w14:textId="3B7EB9DE" w:rsidR="00FF30CE" w:rsidRDefault="00FF30CE">
      <w:pPr>
        <w:pStyle w:val="CommentText"/>
      </w:pPr>
      <w:r>
        <w:t xml:space="preserve">It would then be REALLY interesting to play around with converting that model into extent of evaporation (think, water loss as a fraction of input or as total volume) and translate that into </w:t>
      </w:r>
      <w:proofErr w:type="spellStart"/>
      <w:r>
        <w:t>lakewater</w:t>
      </w:r>
      <w:proofErr w:type="spellEnd"/>
      <w:r>
        <w:t xml:space="preserve"> height. A record of </w:t>
      </w:r>
      <w:proofErr w:type="spellStart"/>
      <w:r>
        <w:t>lakewater</w:t>
      </w:r>
      <w:proofErr w:type="spellEnd"/>
      <w:r>
        <w:t xml:space="preserve"> height could then be converted to expected isotope values, or vice versa.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F6960" w15:done="0"/>
  <w15:commentEx w15:paraId="2213BEBA" w15:done="0"/>
  <w15:commentEx w15:paraId="48D84C67" w15:done="0"/>
  <w15:commentEx w15:paraId="7C1B0B08" w15:done="0"/>
  <w15:commentEx w15:paraId="424FDA77" w15:done="0"/>
  <w15:commentEx w15:paraId="42F003AC" w15:done="0"/>
  <w15:commentEx w15:paraId="140BC7AC" w15:done="0"/>
  <w15:commentEx w15:paraId="3B7212EC" w15:done="0"/>
  <w15:commentEx w15:paraId="2CEFD476" w15:done="0"/>
  <w15:commentEx w15:paraId="3270BB8C" w15:done="0"/>
  <w15:commentEx w15:paraId="127871D0" w15:done="0"/>
  <w15:commentEx w15:paraId="1C2DD9E0" w15:done="0"/>
  <w15:commentEx w15:paraId="67CDAC06" w15:paraIdParent="1C2DD9E0" w15:done="0"/>
  <w15:commentEx w15:paraId="333740CC" w15:done="0"/>
  <w15:commentEx w15:paraId="3B5D5A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39AF6" w16cex:dateUtc="2022-05-09T17:51:00Z"/>
  <w16cex:commentExtensible w16cex:durableId="262399F4" w16cex:dateUtc="2022-05-09T17:47:00Z"/>
  <w16cex:commentExtensible w16cex:durableId="26238ED3" w16cex:dateUtc="2022-05-09T17:00:00Z"/>
  <w16cex:commentExtensible w16cex:durableId="26238F56" w16cex:dateUtc="2022-05-09T17:02:00Z"/>
  <w16cex:commentExtensible w16cex:durableId="262391EA" w16cex:dateUtc="2022-05-09T17:13:00Z"/>
  <w16cex:commentExtensible w16cex:durableId="26239321" w16cex:dateUtc="2022-05-09T17:18:00Z"/>
  <w16cex:commentExtensible w16cex:durableId="26239344" w16cex:dateUtc="2022-05-09T17:19:00Z"/>
  <w16cex:commentExtensible w16cex:durableId="262393E4" w16cex:dateUtc="2022-05-09T17:21:00Z"/>
  <w16cex:commentExtensible w16cex:durableId="2623952D" w16cex:dateUtc="2022-05-09T17:27:00Z"/>
  <w16cex:commentExtensible w16cex:durableId="262394BC" w16cex:dateUtc="2022-05-09T17:25:00Z"/>
  <w16cex:commentExtensible w16cex:durableId="26239464" w16cex:dateUtc="2022-05-09T17:23:00Z"/>
  <w16cex:commentExtensible w16cex:durableId="261A2BD3" w16cex:dateUtc="2022-05-02T14:07:00Z"/>
  <w16cex:commentExtensible w16cex:durableId="2623963B" w16cex:dateUtc="2022-05-09T17:31:00Z"/>
  <w16cex:commentExtensible w16cex:durableId="262396B4" w16cex:dateUtc="2022-05-09T17:33:00Z"/>
  <w16cex:commentExtensible w16cex:durableId="2623978F" w16cex:dateUtc="2022-05-09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F6960" w16cid:durableId="26239AF6"/>
  <w16cid:commentId w16cid:paraId="2213BEBA" w16cid:durableId="262399F4"/>
  <w16cid:commentId w16cid:paraId="48D84C67" w16cid:durableId="26238ED3"/>
  <w16cid:commentId w16cid:paraId="7C1B0B08" w16cid:durableId="26238F56"/>
  <w16cid:commentId w16cid:paraId="424FDA77" w16cid:durableId="262391EA"/>
  <w16cid:commentId w16cid:paraId="42F003AC" w16cid:durableId="26239321"/>
  <w16cid:commentId w16cid:paraId="140BC7AC" w16cid:durableId="26239344"/>
  <w16cid:commentId w16cid:paraId="3B7212EC" w16cid:durableId="262393E4"/>
  <w16cid:commentId w16cid:paraId="2CEFD476" w16cid:durableId="2623952D"/>
  <w16cid:commentId w16cid:paraId="3270BB8C" w16cid:durableId="262394BC"/>
  <w16cid:commentId w16cid:paraId="127871D0" w16cid:durableId="26239464"/>
  <w16cid:commentId w16cid:paraId="1C2DD9E0" w16cid:durableId="261A2BD3"/>
  <w16cid:commentId w16cid:paraId="67CDAC06" w16cid:durableId="2623963B"/>
  <w16cid:commentId w16cid:paraId="333740CC" w16cid:durableId="262396B4"/>
  <w16cid:commentId w16cid:paraId="3B5D5A61" w16cid:durableId="26239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A9999" w14:textId="77777777" w:rsidR="009A4507" w:rsidRDefault="009A4507" w:rsidP="007965A2">
      <w:r>
        <w:separator/>
      </w:r>
    </w:p>
  </w:endnote>
  <w:endnote w:type="continuationSeparator" w:id="0">
    <w:p w14:paraId="5371A80E" w14:textId="77777777" w:rsidR="009A4507" w:rsidRDefault="009A4507" w:rsidP="0079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9862C" w14:textId="77777777" w:rsidR="009A4507" w:rsidRDefault="009A4507" w:rsidP="007965A2">
      <w:r>
        <w:separator/>
      </w:r>
    </w:p>
  </w:footnote>
  <w:footnote w:type="continuationSeparator" w:id="0">
    <w:p w14:paraId="44295925" w14:textId="77777777" w:rsidR="009A4507" w:rsidRDefault="009A4507" w:rsidP="00796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B958" w14:textId="22E00E07" w:rsidR="007965A2" w:rsidRDefault="007965A2" w:rsidP="007965A2">
    <w:pPr>
      <w:pStyle w:val="Header"/>
      <w:jc w:val="center"/>
    </w:pPr>
    <w:r>
      <w:t xml:space="preserve">manuscript in preparation for </w:t>
    </w:r>
    <w:r w:rsidR="00FD532F">
      <w:rPr>
        <w:i/>
      </w:rPr>
      <w:t>Water Resources Research</w:t>
    </w:r>
  </w:p>
  <w:p w14:paraId="40CB97D3" w14:textId="77777777" w:rsidR="007965A2" w:rsidRDefault="007965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8EF1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8C24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EC7D1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FACCCC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CF8A7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985A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2AA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AA51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F0C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57C3582"/>
    <w:lvl w:ilvl="0">
      <w:start w:val="1"/>
      <w:numFmt w:val="bullet"/>
      <w:pStyle w:val="ListBullet"/>
      <w:lvlText w:val=""/>
      <w:lvlJc w:val="left"/>
      <w:pPr>
        <w:tabs>
          <w:tab w:val="num" w:pos="360"/>
        </w:tabs>
        <w:ind w:left="360" w:hanging="360"/>
      </w:pPr>
      <w:rPr>
        <w:rFonts w:ascii="Wingdings 2" w:hAnsi="Wingdings 2" w:hint="default"/>
      </w:rPr>
    </w:lvl>
  </w:abstractNum>
  <w:abstractNum w:abstractNumId="1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E28AE"/>
    <w:multiLevelType w:val="hybridMultilevel"/>
    <w:tmpl w:val="A4026BB6"/>
    <w:lvl w:ilvl="0" w:tplc="35AA4AF0">
      <w:start w:val="1"/>
      <w:numFmt w:val="bullet"/>
      <w:pStyle w:val="ListBulletAl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3" w15:restartNumberingAfterBreak="0">
    <w:nsid w:val="6F8D4F2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A08536D"/>
    <w:multiLevelType w:val="hybridMultilevel"/>
    <w:tmpl w:val="8464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02900537">
    <w:abstractNumId w:val="9"/>
  </w:num>
  <w:num w:numId="2" w16cid:durableId="2074346495">
    <w:abstractNumId w:val="9"/>
  </w:num>
  <w:num w:numId="3" w16cid:durableId="126289776">
    <w:abstractNumId w:val="7"/>
  </w:num>
  <w:num w:numId="4" w16cid:durableId="1906648158">
    <w:abstractNumId w:val="15"/>
  </w:num>
  <w:num w:numId="5" w16cid:durableId="61831607">
    <w:abstractNumId w:val="0"/>
  </w:num>
  <w:num w:numId="6" w16cid:durableId="2111506163">
    <w:abstractNumId w:val="1"/>
  </w:num>
  <w:num w:numId="7" w16cid:durableId="1316689989">
    <w:abstractNumId w:val="2"/>
  </w:num>
  <w:num w:numId="8" w16cid:durableId="604922652">
    <w:abstractNumId w:val="3"/>
  </w:num>
  <w:num w:numId="9" w16cid:durableId="629945785">
    <w:abstractNumId w:val="8"/>
  </w:num>
  <w:num w:numId="10" w16cid:durableId="1692100103">
    <w:abstractNumId w:val="4"/>
  </w:num>
  <w:num w:numId="11" w16cid:durableId="157964854">
    <w:abstractNumId w:val="5"/>
  </w:num>
  <w:num w:numId="12" w16cid:durableId="2115593686">
    <w:abstractNumId w:val="6"/>
  </w:num>
  <w:num w:numId="13" w16cid:durableId="1279795518">
    <w:abstractNumId w:val="12"/>
  </w:num>
  <w:num w:numId="14" w16cid:durableId="1367102957">
    <w:abstractNumId w:val="11"/>
  </w:num>
  <w:num w:numId="15" w16cid:durableId="1883518164">
    <w:abstractNumId w:val="22"/>
  </w:num>
  <w:num w:numId="16" w16cid:durableId="1288317811">
    <w:abstractNumId w:val="16"/>
  </w:num>
  <w:num w:numId="17" w16cid:durableId="1253051136">
    <w:abstractNumId w:val="17"/>
  </w:num>
  <w:num w:numId="18" w16cid:durableId="602036222">
    <w:abstractNumId w:val="19"/>
  </w:num>
  <w:num w:numId="19" w16cid:durableId="313029276">
    <w:abstractNumId w:val="20"/>
  </w:num>
  <w:num w:numId="20" w16cid:durableId="911739650">
    <w:abstractNumId w:val="21"/>
  </w:num>
  <w:num w:numId="21" w16cid:durableId="470638815">
    <w:abstractNumId w:val="13"/>
  </w:num>
  <w:num w:numId="22" w16cid:durableId="993412550">
    <w:abstractNumId w:val="18"/>
  </w:num>
  <w:num w:numId="23" w16cid:durableId="560942523">
    <w:abstractNumId w:val="14"/>
  </w:num>
  <w:num w:numId="24" w16cid:durableId="1975123">
    <w:abstractNumId w:val="25"/>
  </w:num>
  <w:num w:numId="25" w16cid:durableId="1082139971">
    <w:abstractNumId w:val="10"/>
  </w:num>
  <w:num w:numId="26" w16cid:durableId="496573358">
    <w:abstractNumId w:val="23"/>
  </w:num>
  <w:num w:numId="27" w16cid:durableId="197729305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egory Henkes">
    <w15:presenceInfo w15:providerId="Windows Live" w15:userId="77d86f0569aa7685"/>
  </w15:person>
  <w15:person w15:author="mae saslaw">
    <w15:presenceInfo w15:providerId="Windows Live" w15:userId="02dbdcafcec90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1B0"/>
    <w:rsid w:val="00015D13"/>
    <w:rsid w:val="000431F0"/>
    <w:rsid w:val="000B295C"/>
    <w:rsid w:val="000E51A0"/>
    <w:rsid w:val="00146FA5"/>
    <w:rsid w:val="00176A20"/>
    <w:rsid w:val="001B469D"/>
    <w:rsid w:val="001D68B7"/>
    <w:rsid w:val="00214D91"/>
    <w:rsid w:val="00240921"/>
    <w:rsid w:val="002424F3"/>
    <w:rsid w:val="00247CE5"/>
    <w:rsid w:val="002542D0"/>
    <w:rsid w:val="00293A4C"/>
    <w:rsid w:val="002A0F6F"/>
    <w:rsid w:val="002D70CF"/>
    <w:rsid w:val="0034381D"/>
    <w:rsid w:val="003569D6"/>
    <w:rsid w:val="00375DFF"/>
    <w:rsid w:val="003943EF"/>
    <w:rsid w:val="003A0192"/>
    <w:rsid w:val="003A398A"/>
    <w:rsid w:val="00420AD3"/>
    <w:rsid w:val="00425E75"/>
    <w:rsid w:val="00432193"/>
    <w:rsid w:val="004441B0"/>
    <w:rsid w:val="00473FDC"/>
    <w:rsid w:val="00487B3C"/>
    <w:rsid w:val="00491158"/>
    <w:rsid w:val="00547F2A"/>
    <w:rsid w:val="00555A40"/>
    <w:rsid w:val="00575B55"/>
    <w:rsid w:val="00587539"/>
    <w:rsid w:val="005E673B"/>
    <w:rsid w:val="005F20E8"/>
    <w:rsid w:val="00670445"/>
    <w:rsid w:val="00684E04"/>
    <w:rsid w:val="00691D7F"/>
    <w:rsid w:val="00730395"/>
    <w:rsid w:val="007737CA"/>
    <w:rsid w:val="00794A95"/>
    <w:rsid w:val="00794FFD"/>
    <w:rsid w:val="007965A2"/>
    <w:rsid w:val="007B182F"/>
    <w:rsid w:val="008112AF"/>
    <w:rsid w:val="00824386"/>
    <w:rsid w:val="0094355B"/>
    <w:rsid w:val="00956F10"/>
    <w:rsid w:val="0096245A"/>
    <w:rsid w:val="009A4507"/>
    <w:rsid w:val="009A7F8D"/>
    <w:rsid w:val="009C2269"/>
    <w:rsid w:val="009C4516"/>
    <w:rsid w:val="009D4B8A"/>
    <w:rsid w:val="00A0547C"/>
    <w:rsid w:val="00A264B6"/>
    <w:rsid w:val="00A27B65"/>
    <w:rsid w:val="00A5123B"/>
    <w:rsid w:val="00A576C2"/>
    <w:rsid w:val="00A65237"/>
    <w:rsid w:val="00A844EA"/>
    <w:rsid w:val="00A93AB9"/>
    <w:rsid w:val="00AB7635"/>
    <w:rsid w:val="00AC1716"/>
    <w:rsid w:val="00B30752"/>
    <w:rsid w:val="00B341B8"/>
    <w:rsid w:val="00B576A2"/>
    <w:rsid w:val="00B833DB"/>
    <w:rsid w:val="00C32049"/>
    <w:rsid w:val="00C80423"/>
    <w:rsid w:val="00CC6055"/>
    <w:rsid w:val="00D204DD"/>
    <w:rsid w:val="00D442D3"/>
    <w:rsid w:val="00D739DB"/>
    <w:rsid w:val="00D93637"/>
    <w:rsid w:val="00DE4D34"/>
    <w:rsid w:val="00E10A18"/>
    <w:rsid w:val="00E81CBD"/>
    <w:rsid w:val="00EB1F27"/>
    <w:rsid w:val="00F34A00"/>
    <w:rsid w:val="00F85DC9"/>
    <w:rsid w:val="00F9129C"/>
    <w:rsid w:val="00F93071"/>
    <w:rsid w:val="00FA1427"/>
    <w:rsid w:val="00FD532F"/>
    <w:rsid w:val="00FF3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E361"/>
  <w15:chartTrackingRefBased/>
  <w15:docId w15:val="{FEDECD99-BE36-E643-AAD4-ACE6DCFC3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445"/>
    <w:rPr>
      <w:rFonts w:ascii="Times New Roman" w:eastAsia="Calibri" w:hAnsi="Times New Roman" w:cs="Times New Roman"/>
      <w:sz w:val="20"/>
      <w:szCs w:val="20"/>
    </w:rPr>
  </w:style>
  <w:style w:type="paragraph" w:styleId="Heading1">
    <w:name w:val="heading 1"/>
    <w:basedOn w:val="Normal"/>
    <w:next w:val="BodyText"/>
    <w:link w:val="Heading1Char"/>
    <w:uiPriority w:val="9"/>
    <w:qFormat/>
    <w:rsid w:val="00015D13"/>
    <w:pPr>
      <w:keepNext/>
      <w:keepLines/>
      <w:numPr>
        <w:numId w:val="26"/>
      </w:numPr>
      <w:spacing w:before="480"/>
      <w:outlineLvl w:val="0"/>
    </w:pPr>
    <w:rPr>
      <w:rFonts w:ascii="Helvetica Neue" w:eastAsiaTheme="majorEastAsia" w:hAnsi="Helvetica Neue" w:cstheme="majorBidi"/>
      <w:b/>
      <w:bCs/>
      <w:color w:val="000000" w:themeColor="text1"/>
      <w:sz w:val="28"/>
      <w:szCs w:val="32"/>
    </w:rPr>
  </w:style>
  <w:style w:type="paragraph" w:styleId="Heading2">
    <w:name w:val="heading 2"/>
    <w:basedOn w:val="Normal"/>
    <w:next w:val="BodyText"/>
    <w:link w:val="Heading2Char"/>
    <w:uiPriority w:val="9"/>
    <w:unhideWhenUsed/>
    <w:qFormat/>
    <w:rsid w:val="00015D13"/>
    <w:pPr>
      <w:keepNext/>
      <w:keepLines/>
      <w:numPr>
        <w:ilvl w:val="1"/>
        <w:numId w:val="26"/>
      </w:numPr>
      <w:spacing w:before="200"/>
      <w:outlineLvl w:val="1"/>
    </w:pPr>
    <w:rPr>
      <w:rFonts w:ascii="Helvetica Neue" w:eastAsiaTheme="majorEastAsia" w:hAnsi="Helvetica Neue" w:cstheme="majorBidi"/>
      <w:b/>
      <w:bCs/>
      <w:color w:val="000000" w:themeColor="text1"/>
      <w:szCs w:val="32"/>
    </w:rPr>
  </w:style>
  <w:style w:type="paragraph" w:styleId="Heading3">
    <w:name w:val="heading 3"/>
    <w:basedOn w:val="Normal"/>
    <w:next w:val="BodyText"/>
    <w:link w:val="Heading3Char"/>
    <w:uiPriority w:val="9"/>
    <w:unhideWhenUsed/>
    <w:qFormat/>
    <w:rsid w:val="00015D13"/>
    <w:pPr>
      <w:keepNext/>
      <w:keepLines/>
      <w:numPr>
        <w:ilvl w:val="2"/>
        <w:numId w:val="26"/>
      </w:numPr>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015D13"/>
    <w:pPr>
      <w:keepNext/>
      <w:keepLines/>
      <w:numPr>
        <w:ilvl w:val="3"/>
        <w:numId w:val="26"/>
      </w:numPr>
      <w:spacing w:before="20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015D13"/>
    <w:pPr>
      <w:keepNext/>
      <w:keepLines/>
      <w:numPr>
        <w:ilvl w:val="4"/>
        <w:numId w:val="26"/>
      </w:numPr>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15D13"/>
    <w:pPr>
      <w:keepNext/>
      <w:keepLines/>
      <w:numPr>
        <w:ilvl w:val="5"/>
        <w:numId w:val="26"/>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Normal"/>
    <w:link w:val="Heading7Char"/>
    <w:uiPriority w:val="9"/>
    <w:semiHidden/>
    <w:unhideWhenUsed/>
    <w:qFormat/>
    <w:rsid w:val="00D204DD"/>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04DD"/>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04DD"/>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0445"/>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670445"/>
    <w:rPr>
      <w:rFonts w:ascii="Times New Roman" w:eastAsiaTheme="majorEastAsia" w:hAnsi="Times New Roman" w:cstheme="majorBidi"/>
      <w:b/>
      <w:spacing w:val="-10"/>
      <w:kern w:val="28"/>
      <w:sz w:val="28"/>
      <w:szCs w:val="56"/>
    </w:rPr>
  </w:style>
  <w:style w:type="paragraph" w:styleId="Subtitle">
    <w:name w:val="Subtitle"/>
    <w:basedOn w:val="Title"/>
    <w:next w:val="BodyText"/>
    <w:link w:val="SubtitleChar"/>
    <w:qFormat/>
    <w:rsid w:val="00587539"/>
    <w:pPr>
      <w:spacing w:before="120"/>
    </w:pPr>
    <w:rPr>
      <w:b w:val="0"/>
      <w:sz w:val="30"/>
      <w:szCs w:val="30"/>
    </w:rPr>
  </w:style>
  <w:style w:type="character" w:customStyle="1" w:styleId="SubtitleChar">
    <w:name w:val="Subtitle Char"/>
    <w:basedOn w:val="DefaultParagraphFont"/>
    <w:link w:val="Subtitle"/>
    <w:rsid w:val="00587539"/>
    <w:rPr>
      <w:rFonts w:ascii="Helvetica Neue" w:eastAsiaTheme="majorEastAsia" w:hAnsi="Helvetica Neue" w:cstheme="majorBidi"/>
      <w:bCs/>
      <w:color w:val="000000" w:themeColor="text1"/>
      <w:sz w:val="30"/>
      <w:szCs w:val="30"/>
    </w:rPr>
  </w:style>
  <w:style w:type="character" w:customStyle="1" w:styleId="Heading1Char">
    <w:name w:val="Heading 1 Char"/>
    <w:basedOn w:val="DefaultParagraphFont"/>
    <w:link w:val="Heading1"/>
    <w:uiPriority w:val="9"/>
    <w:rsid w:val="00A93AB9"/>
    <w:rPr>
      <w:rFonts w:ascii="Helvetica Neue" w:eastAsiaTheme="majorEastAsia" w:hAnsi="Helvetica Neue" w:cstheme="majorBidi"/>
      <w:b/>
      <w:bCs/>
      <w:color w:val="000000" w:themeColor="text1"/>
      <w:sz w:val="28"/>
      <w:szCs w:val="32"/>
    </w:rPr>
  </w:style>
  <w:style w:type="character" w:customStyle="1" w:styleId="Heading2Char">
    <w:name w:val="Heading 2 Char"/>
    <w:basedOn w:val="DefaultParagraphFont"/>
    <w:link w:val="Heading2"/>
    <w:uiPriority w:val="9"/>
    <w:rsid w:val="00A93AB9"/>
    <w:rPr>
      <w:rFonts w:ascii="Helvetica Neue" w:eastAsiaTheme="majorEastAsia" w:hAnsi="Helvetica Neue" w:cstheme="majorBidi"/>
      <w:b/>
      <w:bCs/>
      <w:color w:val="000000" w:themeColor="text1"/>
      <w:szCs w:val="32"/>
    </w:rPr>
  </w:style>
  <w:style w:type="paragraph" w:styleId="Caption">
    <w:name w:val="caption"/>
    <w:basedOn w:val="Normal"/>
    <w:link w:val="CaptionChar"/>
    <w:rsid w:val="00015D13"/>
    <w:pPr>
      <w:spacing w:after="360"/>
      <w:ind w:left="432" w:right="432"/>
    </w:pPr>
    <w:rPr>
      <w:i/>
      <w:sz w:val="21"/>
    </w:rPr>
  </w:style>
  <w:style w:type="paragraph" w:styleId="BlockText">
    <w:name w:val="Block Text"/>
    <w:basedOn w:val="Normal"/>
    <w:autoRedefine/>
    <w:uiPriority w:val="99"/>
    <w:unhideWhenUsed/>
    <w:qFormat/>
    <w:rsid w:val="00B341B8"/>
    <w:pPr>
      <w:spacing w:line="276" w:lineRule="auto"/>
      <w:ind w:right="1151"/>
    </w:pPr>
    <w:rPr>
      <w:rFonts w:eastAsiaTheme="minorEastAsia"/>
      <w:b/>
      <w:iCs/>
      <w:sz w:val="22"/>
      <w:szCs w:val="22"/>
      <w:lang w:val="en"/>
    </w:rPr>
  </w:style>
  <w:style w:type="paragraph" w:styleId="BodyText2">
    <w:name w:val="Body Text 2"/>
    <w:basedOn w:val="Normal"/>
    <w:link w:val="BodyText2Char"/>
    <w:autoRedefine/>
    <w:uiPriority w:val="99"/>
    <w:unhideWhenUsed/>
    <w:qFormat/>
    <w:rsid w:val="00B341B8"/>
    <w:pPr>
      <w:tabs>
        <w:tab w:val="left" w:pos="4820"/>
      </w:tabs>
      <w:spacing w:before="120" w:after="360" w:line="480" w:lineRule="auto"/>
    </w:pPr>
    <w:rPr>
      <w:b/>
    </w:rPr>
  </w:style>
  <w:style w:type="character" w:customStyle="1" w:styleId="BodyText2Char">
    <w:name w:val="Body Text 2 Char"/>
    <w:basedOn w:val="DefaultParagraphFont"/>
    <w:link w:val="BodyText2"/>
    <w:uiPriority w:val="99"/>
    <w:rsid w:val="00B341B8"/>
    <w:rPr>
      <w:rFonts w:ascii="Helvetica" w:hAnsi="Helvetica"/>
      <w:b/>
    </w:rPr>
  </w:style>
  <w:style w:type="paragraph" w:customStyle="1" w:styleId="BodyText4">
    <w:name w:val="Body Text 4"/>
    <w:basedOn w:val="Normal"/>
    <w:autoRedefine/>
    <w:qFormat/>
    <w:rsid w:val="00B341B8"/>
    <w:pPr>
      <w:spacing w:after="1800" w:line="271" w:lineRule="auto"/>
    </w:pPr>
    <w:rPr>
      <w:rFonts w:eastAsia="Arial" w:cs="Arial"/>
      <w:b/>
      <w:sz w:val="22"/>
      <w:szCs w:val="22"/>
      <w:lang w:val="en"/>
    </w:rPr>
  </w:style>
  <w:style w:type="paragraph" w:styleId="ListBullet">
    <w:name w:val="List Bullet"/>
    <w:basedOn w:val="Normal"/>
    <w:autoRedefine/>
    <w:uiPriority w:val="99"/>
    <w:unhideWhenUsed/>
    <w:qFormat/>
    <w:rsid w:val="00B341B8"/>
    <w:pPr>
      <w:numPr>
        <w:numId w:val="2"/>
      </w:numPr>
      <w:spacing w:line="276" w:lineRule="auto"/>
      <w:contextualSpacing/>
    </w:pPr>
    <w:rPr>
      <w:rFonts w:eastAsia="Arial" w:cs="Arial"/>
      <w:sz w:val="22"/>
      <w:szCs w:val="22"/>
      <w:lang w:val="en"/>
    </w:rPr>
  </w:style>
  <w:style w:type="paragraph" w:styleId="List2">
    <w:name w:val="List 2"/>
    <w:basedOn w:val="Normal"/>
    <w:autoRedefine/>
    <w:uiPriority w:val="99"/>
    <w:unhideWhenUsed/>
    <w:qFormat/>
    <w:rsid w:val="00B341B8"/>
    <w:pPr>
      <w:spacing w:line="276" w:lineRule="auto"/>
      <w:ind w:left="720" w:hanging="360"/>
      <w:contextualSpacing/>
    </w:pPr>
    <w:rPr>
      <w:rFonts w:eastAsia="Arial" w:cs="Arial"/>
      <w:i/>
      <w:sz w:val="22"/>
      <w:szCs w:val="22"/>
      <w:lang w:val="en"/>
    </w:rPr>
  </w:style>
  <w:style w:type="table" w:customStyle="1" w:styleId="Table1">
    <w:name w:val="Table 1"/>
    <w:basedOn w:val="TableNormal"/>
    <w:uiPriority w:val="99"/>
    <w:rsid w:val="00B341B8"/>
    <w:rPr>
      <w:rFonts w:ascii="Helvetica" w:eastAsia="Arial" w:hAnsi="Helvetica" w:cs="Arial"/>
      <w:sz w:val="20"/>
      <w:szCs w:val="22"/>
      <w:lang w:val="en"/>
    </w:rPr>
    <w:tblPr/>
    <w:tcPr>
      <w:vAlign w:val="bottom"/>
    </w:tc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nil"/>
          <w:right w:val="nil"/>
          <w:insideH w:val="nil"/>
          <w:insideV w:val="nil"/>
          <w:tl2br w:val="nil"/>
          <w:tr2bl w:val="nil"/>
        </w:tcBorders>
      </w:tcPr>
    </w:tblStylePr>
  </w:style>
  <w:style w:type="paragraph" w:customStyle="1" w:styleId="TableHeader">
    <w:name w:val="Table Header"/>
    <w:basedOn w:val="Normal"/>
    <w:autoRedefine/>
    <w:qFormat/>
    <w:rsid w:val="00B341B8"/>
    <w:pPr>
      <w:widowControl w:val="0"/>
      <w:pBdr>
        <w:top w:val="nil"/>
        <w:left w:val="nil"/>
        <w:bottom w:val="nil"/>
        <w:right w:val="nil"/>
        <w:between w:val="nil"/>
      </w:pBdr>
    </w:pPr>
    <w:rPr>
      <w:rFonts w:eastAsia="Arial" w:cs="Arial"/>
      <w:b/>
      <w:lang w:val="en"/>
    </w:rPr>
  </w:style>
  <w:style w:type="paragraph" w:customStyle="1" w:styleId="ListBulletAlt">
    <w:name w:val="List Bullet Alt"/>
    <w:basedOn w:val="ListBullet2"/>
    <w:autoRedefine/>
    <w:qFormat/>
    <w:rsid w:val="00B341B8"/>
    <w:pPr>
      <w:numPr>
        <w:numId w:val="4"/>
      </w:numPr>
      <w:spacing w:line="276" w:lineRule="auto"/>
    </w:pPr>
    <w:rPr>
      <w:rFonts w:eastAsia="Arial" w:cs="Arial"/>
      <w:sz w:val="22"/>
      <w:szCs w:val="22"/>
      <w:lang w:val="en"/>
    </w:rPr>
  </w:style>
  <w:style w:type="paragraph" w:styleId="ListBullet2">
    <w:name w:val="List Bullet 2"/>
    <w:basedOn w:val="Normal"/>
    <w:uiPriority w:val="99"/>
    <w:semiHidden/>
    <w:unhideWhenUsed/>
    <w:rsid w:val="00B341B8"/>
    <w:pPr>
      <w:numPr>
        <w:numId w:val="3"/>
      </w:numPr>
      <w:contextualSpacing/>
    </w:pPr>
  </w:style>
  <w:style w:type="table" w:customStyle="1" w:styleId="Table2">
    <w:name w:val="Table 2"/>
    <w:basedOn w:val="Table1"/>
    <w:uiPriority w:val="99"/>
    <w:rsid w:val="00B341B8"/>
    <w:tbl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single" w:sz="4" w:space="0" w:color="auto"/>
          <w:right w:val="nil"/>
          <w:insideH w:val="nil"/>
          <w:insideV w:val="nil"/>
          <w:tl2br w:val="nil"/>
          <w:tr2bl w:val="nil"/>
        </w:tcBorders>
      </w:tcPr>
    </w:tblStylePr>
  </w:style>
  <w:style w:type="paragraph" w:styleId="BodyText">
    <w:name w:val="Body Text"/>
    <w:basedOn w:val="Normal"/>
    <w:link w:val="BodyTextChar"/>
    <w:qFormat/>
    <w:rsid w:val="00794FFD"/>
    <w:pPr>
      <w:ind w:firstLine="720"/>
    </w:pPr>
    <w:rPr>
      <w:rFonts w:eastAsia="Times New Roman"/>
    </w:rPr>
  </w:style>
  <w:style w:type="character" w:customStyle="1" w:styleId="BodyTextChar">
    <w:name w:val="Body Text Char"/>
    <w:basedOn w:val="DefaultParagraphFont"/>
    <w:link w:val="BodyText"/>
    <w:rsid w:val="00794FFD"/>
    <w:rPr>
      <w:rFonts w:ascii="Times New Roman" w:eastAsia="Times New Roman" w:hAnsi="Times New Roman" w:cs="Times New Roman"/>
    </w:rPr>
  </w:style>
  <w:style w:type="paragraph" w:customStyle="1" w:styleId="TableCaption">
    <w:name w:val="Table Caption"/>
    <w:basedOn w:val="Caption"/>
    <w:rsid w:val="00015D13"/>
    <w:pPr>
      <w:keepNext/>
    </w:pPr>
    <w:rPr>
      <w:iCs/>
    </w:rPr>
  </w:style>
  <w:style w:type="paragraph" w:styleId="NoSpacing">
    <w:name w:val="No Spacing"/>
    <w:link w:val="NoSpacingChar"/>
    <w:uiPriority w:val="1"/>
    <w:qFormat/>
    <w:rsid w:val="00015D13"/>
    <w:rPr>
      <w:rFonts w:eastAsiaTheme="minorEastAsia"/>
      <w:sz w:val="22"/>
      <w:szCs w:val="22"/>
      <w:lang w:eastAsia="zh-CN"/>
    </w:rPr>
  </w:style>
  <w:style w:type="character" w:customStyle="1" w:styleId="NoSpacingChar">
    <w:name w:val="No Spacing Char"/>
    <w:basedOn w:val="DefaultParagraphFont"/>
    <w:link w:val="NoSpacing"/>
    <w:uiPriority w:val="1"/>
    <w:rsid w:val="00015D13"/>
    <w:rPr>
      <w:rFonts w:eastAsiaTheme="minorEastAsia"/>
      <w:sz w:val="22"/>
      <w:szCs w:val="22"/>
      <w:lang w:eastAsia="zh-CN"/>
    </w:rPr>
  </w:style>
  <w:style w:type="paragraph" w:customStyle="1" w:styleId="ImageCaption">
    <w:name w:val="Image Caption"/>
    <w:basedOn w:val="Caption"/>
    <w:rsid w:val="00015D13"/>
    <w:pPr>
      <w:spacing w:after="240"/>
    </w:pPr>
    <w:rPr>
      <w:iCs/>
    </w:rPr>
  </w:style>
  <w:style w:type="paragraph" w:styleId="Header">
    <w:name w:val="header"/>
    <w:basedOn w:val="Normal"/>
    <w:link w:val="HeaderChar"/>
    <w:uiPriority w:val="99"/>
    <w:unhideWhenUsed/>
    <w:rsid w:val="00670445"/>
    <w:pPr>
      <w:tabs>
        <w:tab w:val="center" w:pos="4680"/>
        <w:tab w:val="right" w:pos="9360"/>
      </w:tabs>
    </w:pPr>
  </w:style>
  <w:style w:type="character" w:customStyle="1" w:styleId="HeaderChar">
    <w:name w:val="Header Char"/>
    <w:basedOn w:val="DefaultParagraphFont"/>
    <w:link w:val="Header"/>
    <w:uiPriority w:val="99"/>
    <w:rsid w:val="00670445"/>
    <w:rPr>
      <w:rFonts w:ascii="Times New Roman" w:eastAsia="Calibri" w:hAnsi="Times New Roman" w:cs="Times New Roman"/>
      <w:sz w:val="20"/>
      <w:szCs w:val="20"/>
    </w:rPr>
  </w:style>
  <w:style w:type="character" w:customStyle="1" w:styleId="Heading3Char">
    <w:name w:val="Heading 3 Char"/>
    <w:basedOn w:val="DefaultParagraphFont"/>
    <w:link w:val="Heading3"/>
    <w:uiPriority w:val="9"/>
    <w:rsid w:val="00015D13"/>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015D13"/>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015D13"/>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15D13"/>
    <w:rPr>
      <w:rFonts w:asciiTheme="majorHAnsi" w:eastAsiaTheme="majorEastAsia" w:hAnsiTheme="majorHAnsi" w:cstheme="majorBidi"/>
      <w:color w:val="4472C4" w:themeColor="accent1"/>
    </w:rPr>
  </w:style>
  <w:style w:type="paragraph" w:customStyle="1" w:styleId="Figure">
    <w:name w:val="Figure"/>
    <w:basedOn w:val="Normal"/>
    <w:rsid w:val="00015D13"/>
  </w:style>
  <w:style w:type="paragraph" w:customStyle="1" w:styleId="FigurewithCaption">
    <w:name w:val="Figure with Caption"/>
    <w:basedOn w:val="Figure"/>
    <w:rsid w:val="00015D13"/>
    <w:pPr>
      <w:keepNext/>
    </w:pPr>
  </w:style>
  <w:style w:type="character" w:customStyle="1" w:styleId="CaptionChar">
    <w:name w:val="Caption Char"/>
    <w:basedOn w:val="DefaultParagraphFont"/>
    <w:link w:val="Caption"/>
    <w:rsid w:val="00015D13"/>
    <w:rPr>
      <w:rFonts w:ascii="Georgia" w:hAnsi="Georgia"/>
      <w:i/>
      <w:sz w:val="21"/>
    </w:rPr>
  </w:style>
  <w:style w:type="paragraph" w:styleId="Bibliography">
    <w:name w:val="Bibliography"/>
    <w:basedOn w:val="Normal"/>
    <w:qFormat/>
    <w:rsid w:val="00375DFF"/>
    <w:pPr>
      <w:spacing w:line="480" w:lineRule="auto"/>
      <w:ind w:left="720" w:hanging="720"/>
    </w:pPr>
  </w:style>
  <w:style w:type="paragraph" w:customStyle="1" w:styleId="Abstract">
    <w:name w:val="Abstract"/>
    <w:basedOn w:val="Normal"/>
    <w:qFormat/>
    <w:rsid w:val="00670445"/>
    <w:pPr>
      <w:spacing w:before="120"/>
    </w:pPr>
    <w:rPr>
      <w:rFonts w:eastAsia="Times New Roman"/>
      <w:sz w:val="24"/>
      <w:szCs w:val="24"/>
    </w:rPr>
  </w:style>
  <w:style w:type="character" w:styleId="Hyperlink">
    <w:name w:val="Hyperlink"/>
    <w:rsid w:val="00670445"/>
    <w:rPr>
      <w:color w:val="0000FF"/>
      <w:u w:val="single"/>
    </w:rPr>
  </w:style>
  <w:style w:type="character" w:styleId="FollowedHyperlink">
    <w:name w:val="FollowedHyperlink"/>
    <w:basedOn w:val="DefaultParagraphFont"/>
    <w:uiPriority w:val="99"/>
    <w:semiHidden/>
    <w:unhideWhenUsed/>
    <w:rsid w:val="00670445"/>
    <w:rPr>
      <w:color w:val="954F72" w:themeColor="followedHyperlink"/>
      <w:u w:val="single"/>
    </w:rPr>
  </w:style>
  <w:style w:type="paragraph" w:customStyle="1" w:styleId="msonormal0">
    <w:name w:val="msonormal"/>
    <w:basedOn w:val="Normal"/>
    <w:rsid w:val="00A576C2"/>
    <w:pPr>
      <w:spacing w:before="100" w:beforeAutospacing="1" w:after="100" w:afterAutospacing="1"/>
    </w:pPr>
    <w:rPr>
      <w:rFonts w:eastAsia="Times New Roman"/>
    </w:rPr>
  </w:style>
  <w:style w:type="character" w:styleId="LineNumber">
    <w:name w:val="line number"/>
    <w:basedOn w:val="DefaultParagraphFont"/>
    <w:uiPriority w:val="99"/>
    <w:semiHidden/>
    <w:unhideWhenUsed/>
    <w:rsid w:val="00670445"/>
  </w:style>
  <w:style w:type="paragraph" w:customStyle="1" w:styleId="Reference">
    <w:name w:val="Reference"/>
    <w:basedOn w:val="Normal"/>
    <w:rsid w:val="00670445"/>
    <w:pPr>
      <w:spacing w:before="120"/>
      <w:ind w:left="720" w:hanging="720"/>
    </w:pPr>
    <w:rPr>
      <w:rFonts w:eastAsia="Times New Roman"/>
      <w:sz w:val="24"/>
      <w:szCs w:val="24"/>
    </w:rPr>
  </w:style>
  <w:style w:type="paragraph" w:customStyle="1" w:styleId="Heading-Secondary">
    <w:name w:val="Heading-Secondary"/>
    <w:basedOn w:val="Heading-Main"/>
    <w:qFormat/>
    <w:rsid w:val="00670445"/>
    <w:pPr>
      <w:ind w:left="720"/>
    </w:pPr>
    <w:rPr>
      <w:b w:val="0"/>
    </w:rPr>
  </w:style>
  <w:style w:type="paragraph" w:customStyle="1" w:styleId="Authors">
    <w:name w:val="Authors"/>
    <w:basedOn w:val="Normal"/>
    <w:rsid w:val="00670445"/>
    <w:pPr>
      <w:spacing w:before="120" w:after="360"/>
    </w:pPr>
    <w:rPr>
      <w:rFonts w:eastAsia="Times New Roman"/>
      <w:b/>
      <w:sz w:val="24"/>
      <w:szCs w:val="24"/>
    </w:rPr>
  </w:style>
  <w:style w:type="paragraph" w:customStyle="1" w:styleId="Text">
    <w:name w:val="Text"/>
    <w:basedOn w:val="Normal"/>
    <w:rsid w:val="00670445"/>
    <w:pPr>
      <w:spacing w:before="120"/>
      <w:ind w:firstLine="720"/>
    </w:pPr>
    <w:rPr>
      <w:rFonts w:eastAsia="Times New Roman"/>
      <w:sz w:val="24"/>
      <w:szCs w:val="24"/>
    </w:rPr>
  </w:style>
  <w:style w:type="paragraph" w:customStyle="1" w:styleId="FigureorTableCaption">
    <w:name w:val="Figure or Table Caption"/>
    <w:basedOn w:val="Normal"/>
    <w:rsid w:val="00670445"/>
    <w:pPr>
      <w:keepNext/>
      <w:spacing w:before="240"/>
      <w:outlineLvl w:val="0"/>
    </w:pPr>
    <w:rPr>
      <w:rFonts w:eastAsia="Times New Roman"/>
      <w:kern w:val="28"/>
      <w:sz w:val="24"/>
      <w:szCs w:val="24"/>
    </w:rPr>
  </w:style>
  <w:style w:type="paragraph" w:customStyle="1" w:styleId="Heading-Main">
    <w:name w:val="Heading-Main"/>
    <w:basedOn w:val="Normal"/>
    <w:rsid w:val="0067044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670445"/>
    <w:pPr>
      <w:ind w:firstLine="0"/>
    </w:pPr>
  </w:style>
  <w:style w:type="paragraph" w:customStyle="1" w:styleId="KeyPoints">
    <w:name w:val="Key Points"/>
    <w:basedOn w:val="Normal"/>
    <w:rsid w:val="00670445"/>
    <w:pPr>
      <w:spacing w:before="120"/>
    </w:pPr>
    <w:rPr>
      <w:rFonts w:eastAsia="Times New Roman"/>
      <w:sz w:val="24"/>
      <w:szCs w:val="24"/>
    </w:rPr>
  </w:style>
  <w:style w:type="paragraph" w:customStyle="1" w:styleId="Note">
    <w:name w:val="Note"/>
    <w:basedOn w:val="Normal"/>
    <w:qFormat/>
    <w:rsid w:val="00670445"/>
    <w:pPr>
      <w:spacing w:before="240" w:after="240"/>
    </w:pPr>
    <w:rPr>
      <w:color w:val="00B0F0"/>
    </w:rPr>
  </w:style>
  <w:style w:type="paragraph" w:styleId="NormalWeb">
    <w:name w:val="Normal (Web)"/>
    <w:basedOn w:val="Normal"/>
    <w:uiPriority w:val="99"/>
    <w:semiHidden/>
    <w:unhideWhenUsed/>
    <w:rsid w:val="00670445"/>
    <w:rPr>
      <w:sz w:val="24"/>
      <w:szCs w:val="24"/>
    </w:rPr>
  </w:style>
  <w:style w:type="paragraph" w:styleId="Footer">
    <w:name w:val="footer"/>
    <w:basedOn w:val="Normal"/>
    <w:link w:val="FooterChar"/>
    <w:uiPriority w:val="99"/>
    <w:unhideWhenUsed/>
    <w:rsid w:val="00670445"/>
    <w:pPr>
      <w:tabs>
        <w:tab w:val="center" w:pos="4680"/>
        <w:tab w:val="right" w:pos="9360"/>
      </w:tabs>
    </w:pPr>
  </w:style>
  <w:style w:type="character" w:customStyle="1" w:styleId="FooterChar">
    <w:name w:val="Footer Char"/>
    <w:basedOn w:val="DefaultParagraphFont"/>
    <w:link w:val="Footer"/>
    <w:uiPriority w:val="99"/>
    <w:rsid w:val="00670445"/>
    <w:rPr>
      <w:rFonts w:ascii="Times New Roman" w:eastAsia="Calibri" w:hAnsi="Times New Roman" w:cs="Times New Roman"/>
      <w:sz w:val="20"/>
      <w:szCs w:val="20"/>
    </w:rPr>
  </w:style>
  <w:style w:type="paragraph" w:styleId="ListParagraph">
    <w:name w:val="List Paragraph"/>
    <w:basedOn w:val="Normal"/>
    <w:uiPriority w:val="34"/>
    <w:qFormat/>
    <w:rsid w:val="0067044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670445"/>
    <w:rPr>
      <w:color w:val="808080"/>
      <w:shd w:val="clear" w:color="auto" w:fill="E6E6E6"/>
    </w:rPr>
  </w:style>
  <w:style w:type="paragraph" w:styleId="BalloonText">
    <w:name w:val="Balloon Text"/>
    <w:basedOn w:val="Normal"/>
    <w:link w:val="BalloonTextChar"/>
    <w:uiPriority w:val="99"/>
    <w:semiHidden/>
    <w:unhideWhenUsed/>
    <w:rsid w:val="006704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445"/>
    <w:rPr>
      <w:rFonts w:ascii="Segoe UI" w:eastAsia="Calibri" w:hAnsi="Segoe UI" w:cs="Segoe UI"/>
      <w:sz w:val="18"/>
      <w:szCs w:val="18"/>
    </w:rPr>
  </w:style>
  <w:style w:type="character" w:styleId="Emphasis">
    <w:name w:val="Emphasis"/>
    <w:basedOn w:val="DefaultParagraphFont"/>
    <w:uiPriority w:val="20"/>
    <w:qFormat/>
    <w:rsid w:val="00670445"/>
    <w:rPr>
      <w:i/>
      <w:iCs/>
    </w:rPr>
  </w:style>
  <w:style w:type="character" w:customStyle="1" w:styleId="Heading7Char">
    <w:name w:val="Heading 7 Char"/>
    <w:basedOn w:val="DefaultParagraphFont"/>
    <w:link w:val="Heading7"/>
    <w:uiPriority w:val="9"/>
    <w:semiHidden/>
    <w:rsid w:val="00D204DD"/>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D204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04DD"/>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9C2269"/>
    <w:rPr>
      <w:sz w:val="16"/>
      <w:szCs w:val="16"/>
    </w:rPr>
  </w:style>
  <w:style w:type="paragraph" w:styleId="CommentText">
    <w:name w:val="annotation text"/>
    <w:basedOn w:val="Normal"/>
    <w:link w:val="CommentTextChar"/>
    <w:uiPriority w:val="99"/>
    <w:semiHidden/>
    <w:unhideWhenUsed/>
    <w:rsid w:val="009C2269"/>
  </w:style>
  <w:style w:type="character" w:customStyle="1" w:styleId="CommentTextChar">
    <w:name w:val="Comment Text Char"/>
    <w:basedOn w:val="DefaultParagraphFont"/>
    <w:link w:val="CommentText"/>
    <w:uiPriority w:val="99"/>
    <w:semiHidden/>
    <w:rsid w:val="009C2269"/>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C2269"/>
    <w:rPr>
      <w:b/>
      <w:bCs/>
    </w:rPr>
  </w:style>
  <w:style w:type="character" w:customStyle="1" w:styleId="CommentSubjectChar">
    <w:name w:val="Comment Subject Char"/>
    <w:basedOn w:val="CommentTextChar"/>
    <w:link w:val="CommentSubject"/>
    <w:uiPriority w:val="99"/>
    <w:semiHidden/>
    <w:rsid w:val="009C2269"/>
    <w:rPr>
      <w:rFonts w:ascii="Times New Roman" w:eastAsia="Calibri" w:hAnsi="Times New Roman" w:cs="Times New Roman"/>
      <w:b/>
      <w:bCs/>
      <w:sz w:val="20"/>
      <w:szCs w:val="20"/>
    </w:rPr>
  </w:style>
  <w:style w:type="paragraph" w:styleId="Revision">
    <w:name w:val="Revision"/>
    <w:hidden/>
    <w:uiPriority w:val="99"/>
    <w:semiHidden/>
    <w:rsid w:val="00146FA5"/>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0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e.saslaw@stonybrook.edu" TargetMode="External"/><Relationship Id="rId5" Type="http://schemas.openxmlformats.org/officeDocument/2006/relationships/footnotes" Target="footnotes.xml"/><Relationship Id="rId15" Type="http://schemas.openxmlformats.org/officeDocument/2006/relationships/image" Target="media/image4.emf"/><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mojifilesystem/Library/Group%20Containers/UBF8T346G9.Office/User%20Content.localized/Templates.localized/AGU_Manuscript_Word_Oct10_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AGU_Manuscript_Word_Oct10_21.dotx</Template>
  <TotalTime>196</TotalTime>
  <Pages>8</Pages>
  <Words>3553</Words>
  <Characters>20254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 saslaw</dc:creator>
  <cp:keywords/>
  <dc:description/>
  <cp:lastModifiedBy>Gregory Henkes</cp:lastModifiedBy>
  <cp:revision>23</cp:revision>
  <dcterms:created xsi:type="dcterms:W3CDTF">2022-04-12T15:29:00Z</dcterms:created>
  <dcterms:modified xsi:type="dcterms:W3CDTF">2022-05-09T17:52:00Z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zotero-version="6.0.7-beta.3+c49a05d48"&gt;&lt;session id="G2gd1DVY"/&gt;&lt;style id="http://www.zotero.org/styles/american-geophysical-union"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